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12508" w14:textId="243F4781" w:rsidR="003458C9" w:rsidRPr="00E37901" w:rsidRDefault="003458C9" w:rsidP="2DA595BA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118913183"/>
      <w:bookmarkStart w:id="1" w:name="_Hlk118888585"/>
      <w:bookmarkEnd w:id="0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SỞ GIÁO DỤC VÀ ĐẠO TẠO THÀNH PHỐ ĐÀ NẴNG</w:t>
      </w:r>
    </w:p>
    <w:p w14:paraId="2AA6F283" w14:textId="45147B02" w:rsidR="003458C9" w:rsidRPr="00E37901" w:rsidRDefault="003458C9" w:rsidP="2DA595BA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TRƯỜNG THPT CHUYÊN LÊ QUÝ ĐÔN</w:t>
      </w:r>
    </w:p>
    <w:p w14:paraId="3DBFE11B" w14:textId="2FBAD2DD" w:rsidR="005C0750" w:rsidRDefault="00095192" w:rsidP="2DA595BA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79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D6C70" wp14:editId="2DA595BA">
            <wp:extent cx="2238375" cy="2133600"/>
            <wp:effectExtent l="0" t="0" r="9525" b="0"/>
            <wp:docPr id="1" name="Picture 1" descr="A picture containing text, clipart, aircra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424A" w14:textId="77777777" w:rsidR="00E37901" w:rsidRPr="00E37901" w:rsidRDefault="00E37901" w:rsidP="00E37901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CUỘC THI KHOA HỌC KĨ THUẬT CẤP TRƯỜNG</w:t>
      </w:r>
    </w:p>
    <w:p w14:paraId="3850EF4B" w14:textId="77777777" w:rsidR="00E37901" w:rsidRPr="00E37901" w:rsidRDefault="00E37901" w:rsidP="00E37901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NĂM </w:t>
      </w:r>
      <w:proofErr w:type="gram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HỌC :</w:t>
      </w:r>
      <w:proofErr w:type="gram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2022 – 2023</w:t>
      </w:r>
    </w:p>
    <w:p w14:paraId="2D383BC2" w14:textId="77777777" w:rsidR="00E37901" w:rsidRPr="00E37901" w:rsidRDefault="00E37901" w:rsidP="2DA595BA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C24BA8" w14:textId="2F895DA9" w:rsidR="005C0750" w:rsidRPr="00E37901" w:rsidRDefault="005C0750" w:rsidP="2DA595BA">
      <w:pPr>
        <w:shd w:val="clear" w:color="auto" w:fill="FFFFFF" w:themeFill="background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51178E8F" w14:textId="2E06FB9D" w:rsidR="57F4AD96" w:rsidRDefault="57F4AD96" w:rsidP="381C43E9">
      <w:pPr>
        <w:jc w:val="center"/>
      </w:pPr>
      <w:r w:rsidRPr="381C43E9">
        <w:rPr>
          <w:rFonts w:ascii="Times New Roman" w:eastAsia="Times New Roman" w:hAnsi="Times New Roman" w:cs="Times New Roman"/>
          <w:b/>
          <w:bCs/>
          <w:color w:val="1F487C"/>
          <w:sz w:val="40"/>
          <w:szCs w:val="40"/>
        </w:rPr>
        <w:t>T</w:t>
      </w:r>
      <w:r w:rsidR="4D163B24" w:rsidRPr="381C43E9">
        <w:rPr>
          <w:rFonts w:ascii="Times New Roman" w:eastAsia="Times New Roman" w:hAnsi="Times New Roman" w:cs="Times New Roman"/>
          <w:b/>
          <w:bCs/>
          <w:color w:val="548DD4" w:themeColor="text2" w:themeTint="99"/>
          <w:sz w:val="40"/>
          <w:szCs w:val="40"/>
        </w:rPr>
        <w:t>HIẾT BỊ BIÊN DỊCH CHỮ NỔI CHO NGƯỜI KHIẾM THỊ</w:t>
      </w:r>
    </w:p>
    <w:p w14:paraId="592010C3" w14:textId="3E2FEA19" w:rsidR="0007391A" w:rsidRPr="00E37901" w:rsidRDefault="0007391A" w:rsidP="2DA595BA">
      <w:pPr>
        <w:shd w:val="clear" w:color="auto" w:fill="FFFFFF" w:themeFill="background1"/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</w:pPr>
    </w:p>
    <w:p w14:paraId="4F349214" w14:textId="2D3601A9" w:rsidR="0007391A" w:rsidRPr="00E37901" w:rsidRDefault="0007391A" w:rsidP="2DA595BA">
      <w:pPr>
        <w:shd w:val="clear" w:color="auto" w:fill="FFFFFF" w:themeFill="background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Lĩnh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vực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thi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  <w:proofErr w:type="gramEnd"/>
    </w:p>
    <w:p w14:paraId="659BE901" w14:textId="096F7312" w:rsidR="00B03343" w:rsidRPr="00E37901" w:rsidRDefault="00233C9B" w:rsidP="2DA595BA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b/>
          <w:bCs/>
          <w:color w:val="548DD4" w:themeColor="text2" w:themeTint="99"/>
          <w:sz w:val="32"/>
          <w:szCs w:val="32"/>
        </w:rPr>
      </w:pPr>
      <w:r w:rsidRPr="00E37901">
        <w:rPr>
          <w:rFonts w:ascii="Times New Roman" w:eastAsia="Times New Roman" w:hAnsi="Times New Roman" w:cs="Times New Roman"/>
          <w:b/>
          <w:bCs/>
          <w:color w:val="548DD4" w:themeColor="text2" w:themeTint="99"/>
          <w:sz w:val="32"/>
          <w:szCs w:val="32"/>
        </w:rPr>
        <w:t>PHẦN MỀM HỆ THỐNG</w:t>
      </w:r>
    </w:p>
    <w:p w14:paraId="139E41D9" w14:textId="6E98E9AD" w:rsidR="00C924BD" w:rsidRPr="00E37901" w:rsidRDefault="00C924BD" w:rsidP="00C924BD">
      <w:pPr>
        <w:shd w:val="clear" w:color="auto" w:fill="FFFFFF" w:themeFill="background1"/>
        <w:rPr>
          <w:ins w:id="2" w:author="Lương Minh Hiếu" w:date="2022-11-09T12:05:00Z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ins w:id="3" w:author="Lương Minh Hiếu" w:date="2022-11-09T12:05:00Z"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>Học</w:t>
        </w:r>
        <w:proofErr w:type="spellEnd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 xml:space="preserve"> </w:t>
        </w:r>
        <w:proofErr w:type="spellStart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>sinh</w:t>
        </w:r>
        <w:proofErr w:type="spellEnd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 xml:space="preserve"> </w:t>
        </w:r>
        <w:proofErr w:type="spellStart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>thực</w:t>
        </w:r>
        <w:proofErr w:type="spellEnd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 xml:space="preserve"> </w:t>
        </w:r>
        <w:proofErr w:type="spellStart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>hiện</w:t>
        </w:r>
        <w:proofErr w:type="spellEnd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 xml:space="preserve">: </w:t>
        </w:r>
      </w:ins>
    </w:p>
    <w:p w14:paraId="7B498229" w14:textId="3F9E69EE" w:rsidR="00C924BD" w:rsidRPr="00E37901" w:rsidRDefault="00C924BD" w:rsidP="00C924BD">
      <w:pPr>
        <w:pStyle w:val="ListParagraph"/>
        <w:numPr>
          <w:ilvl w:val="0"/>
          <w:numId w:val="4"/>
        </w:numPr>
        <w:shd w:val="clear" w:color="auto" w:fill="FFFFFF" w:themeFill="background1"/>
        <w:rPr>
          <w:ins w:id="4" w:author="Lương Minh Hiếu" w:date="2022-11-09T12:05:00Z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ins w:id="5" w:author="Lương Minh Hiếu" w:date="2022-11-09T12:05:00Z"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 xml:space="preserve">Lương Minh Hiếu </w:t>
        </w:r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ab/>
        </w:r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ab/>
          <w:t>(</w:t>
        </w:r>
        <w:proofErr w:type="spellStart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>Lớp</w:t>
        </w:r>
        <w:proofErr w:type="spellEnd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 xml:space="preserve"> 11A5)</w:t>
        </w:r>
      </w:ins>
    </w:p>
    <w:p w14:paraId="6DFF3FFF" w14:textId="6C278CCC" w:rsidR="00C924BD" w:rsidRPr="00E37901" w:rsidRDefault="00C924BD" w:rsidP="00C924BD">
      <w:pPr>
        <w:pStyle w:val="ListParagraph"/>
        <w:numPr>
          <w:ilvl w:val="0"/>
          <w:numId w:val="4"/>
        </w:numPr>
        <w:shd w:val="clear" w:color="auto" w:fill="FFFFFF" w:themeFill="background1"/>
        <w:rPr>
          <w:ins w:id="6" w:author="Lương Minh Hiếu" w:date="2022-11-09T12:05:00Z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ins w:id="7" w:author="Lương Minh Hiếu" w:date="2022-11-09T12:05:00Z"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 xml:space="preserve">Nguyễn </w:t>
        </w:r>
        <w:proofErr w:type="spellStart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>Khải</w:t>
        </w:r>
        <w:proofErr w:type="spellEnd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 xml:space="preserve"> </w:t>
        </w:r>
        <w:proofErr w:type="spellStart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>Hoàn</w:t>
        </w:r>
        <w:proofErr w:type="spellEnd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 xml:space="preserve"> </w:t>
        </w:r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ab/>
        </w:r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ab/>
          <w:t>(</w:t>
        </w:r>
        <w:proofErr w:type="spellStart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>Lớp</w:t>
        </w:r>
        <w:proofErr w:type="spellEnd"/>
        <w:r w:rsidRPr="00E37901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 xml:space="preserve"> 11A1)</w:t>
        </w:r>
      </w:ins>
    </w:p>
    <w:p w14:paraId="55D13495" w14:textId="4A94D602" w:rsidR="00C924BD" w:rsidRPr="00E37901" w:rsidRDefault="00C924BD" w:rsidP="0080561F">
      <w:pPr>
        <w:shd w:val="clear" w:color="auto" w:fill="FFFFFF" w:themeFill="background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3FF846" w14:textId="5072232D" w:rsidR="006C33FF" w:rsidRDefault="00C924BD" w:rsidP="52C0F975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52C0F97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Đà</w:t>
      </w:r>
      <w:proofErr w:type="spellEnd"/>
      <w:r w:rsidRPr="52C0F97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Nẵng, </w:t>
      </w:r>
      <w:proofErr w:type="spellStart"/>
      <w:r w:rsidRPr="52C0F97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tháng</w:t>
      </w:r>
      <w:proofErr w:type="spellEnd"/>
      <w:r w:rsidRPr="52C0F97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11 </w:t>
      </w:r>
      <w:proofErr w:type="spellStart"/>
      <w:r w:rsidRPr="52C0F97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năm</w:t>
      </w:r>
      <w:proofErr w:type="spellEnd"/>
      <w:r w:rsidRPr="52C0F97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2022</w:t>
      </w:r>
      <w:bookmarkEnd w:id="1"/>
      <w:r w:rsidR="006C33FF" w:rsidRPr="52C0F975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3873D973" w14:textId="7AB7F1F4" w:rsidR="00A6631B" w:rsidRPr="006C33FF" w:rsidRDefault="00E702BF" w:rsidP="006C33FF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</w:rPr>
      </w:pPr>
      <w:r w:rsidRPr="006C33FF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MỤC LỤC</w:t>
      </w:r>
    </w:p>
    <w:sdt>
      <w:sdtPr>
        <w:rPr>
          <w:rFonts w:asciiTheme="majorHAnsi" w:eastAsiaTheme="minorEastAsia" w:hAnsiTheme="majorHAnsi" w:cstheme="majorBidi"/>
          <w:color w:val="365F91" w:themeColor="accent1" w:themeShade="BF"/>
          <w:sz w:val="28"/>
          <w:szCs w:val="28"/>
        </w:rPr>
        <w:id w:val="-1492705423"/>
        <w:docPartObj>
          <w:docPartGallery w:val="Table of Contents"/>
          <w:docPartUnique/>
        </w:docPartObj>
      </w:sdtPr>
      <w:sdtEndPr>
        <w:rPr>
          <w:rFonts w:eastAsiaTheme="majorEastAsia"/>
        </w:rPr>
      </w:sdtEndPr>
      <w:sdtContent>
        <w:p w14:paraId="183643AD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b/>
              <w:bCs/>
              <w:sz w:val="28"/>
              <w:szCs w:val="28"/>
            </w:rPr>
            <w:t>TÓM TẮT NỘI DUNG DỰ ÁN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74CEF346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b/>
              <w:bCs/>
              <w:sz w:val="28"/>
              <w:szCs w:val="28"/>
            </w:rPr>
            <w:t xml:space="preserve">1. GIỚI THIỆU VÀ TỔNG QUAN VỀ VẤN ĐỀ NGHIÊN CỨU 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4257C3CF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ind w:left="21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1.1.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Giới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thiệu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3BFFADF2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ind w:left="435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1.1.1.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Về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nhóm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tác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giả</w:t>
          </w:r>
          <w:proofErr w:type="spellEnd"/>
          <w:r w:rsidRPr="0080561F">
            <w:rPr>
              <w:rStyle w:val="eop"/>
              <w:sz w:val="28"/>
              <w:szCs w:val="28"/>
            </w:rPr>
            <w:t> </w:t>
          </w:r>
        </w:p>
        <w:p w14:paraId="5AC0FD45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ind w:left="435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1.1.2.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Vấn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đề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nghiên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cứu</w:t>
          </w:r>
          <w:proofErr w:type="spellEnd"/>
          <w:r w:rsidRPr="0080561F">
            <w:rPr>
              <w:rStyle w:val="eop"/>
              <w:sz w:val="28"/>
              <w:szCs w:val="28"/>
            </w:rPr>
            <w:t> </w:t>
          </w:r>
        </w:p>
        <w:p w14:paraId="38C13089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ind w:left="435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1.1.3.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Mục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đích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nghiên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cứu</w:t>
          </w:r>
          <w:proofErr w:type="spellEnd"/>
          <w:r w:rsidRPr="0080561F">
            <w:rPr>
              <w:rStyle w:val="eop"/>
              <w:sz w:val="28"/>
              <w:szCs w:val="28"/>
            </w:rPr>
            <w:t> </w:t>
          </w:r>
        </w:p>
        <w:p w14:paraId="666FC3E5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ind w:left="435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1.1.4.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Mục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tiêu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nghiên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cứu</w:t>
          </w:r>
          <w:proofErr w:type="spellEnd"/>
          <w:r w:rsidRPr="0080561F">
            <w:rPr>
              <w:rStyle w:val="eop"/>
              <w:sz w:val="28"/>
              <w:szCs w:val="28"/>
            </w:rPr>
            <w:t> </w:t>
          </w:r>
        </w:p>
        <w:p w14:paraId="68BB1702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ind w:left="21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1.2.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Tổng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quan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tài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liệu</w:t>
          </w:r>
          <w:proofErr w:type="spellEnd"/>
          <w:r w:rsidRPr="0080561F">
            <w:rPr>
              <w:rStyle w:val="eop"/>
              <w:sz w:val="28"/>
              <w:szCs w:val="28"/>
            </w:rPr>
            <w:t> </w:t>
          </w:r>
        </w:p>
        <w:p w14:paraId="6C6E9A5D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ind w:firstLine="21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 1.2.1.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Các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khái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niệm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liên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quan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đến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vấn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đề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nghiên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cứu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 ……………………</w:t>
          </w:r>
          <w:proofErr w:type="gram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…..</w:t>
          </w:r>
          <w:proofErr w:type="gramEnd"/>
          <w:r w:rsidRPr="0080561F">
            <w:rPr>
              <w:rStyle w:val="eop"/>
              <w:color w:val="000000"/>
              <w:sz w:val="28"/>
              <w:szCs w:val="28"/>
            </w:rPr>
            <w:t> </w:t>
          </w:r>
        </w:p>
        <w:p w14:paraId="6A24DE8A" w14:textId="7C95A771" w:rsidR="0080561F" w:rsidRPr="0080561F" w:rsidRDefault="0080561F" w:rsidP="0080561F">
          <w:pPr>
            <w:pStyle w:val="paragraph"/>
            <w:spacing w:before="0" w:beforeAutospacing="0" w:after="0" w:afterAutospacing="0"/>
            <w:ind w:firstLine="21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 1.2.2.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Những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nghiên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cứu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trước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và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thiếu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sót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của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chúng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 ……………………</w:t>
          </w:r>
        </w:p>
        <w:p w14:paraId="237A3E9C" w14:textId="1D6B2DF9" w:rsidR="0080561F" w:rsidRPr="0080561F" w:rsidRDefault="0080561F" w:rsidP="0080561F">
          <w:pPr>
            <w:pStyle w:val="paragraph"/>
            <w:spacing w:before="0" w:beforeAutospacing="0" w:after="0" w:afterAutospacing="0"/>
            <w:ind w:firstLine="21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 1.2.3.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Phân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tích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,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đánh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giá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và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nghiên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cứu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các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tài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liệu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liên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quan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 ……………</w:t>
          </w:r>
        </w:p>
        <w:p w14:paraId="23C09E6C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b/>
              <w:bCs/>
              <w:sz w:val="28"/>
              <w:szCs w:val="28"/>
            </w:rPr>
            <w:t>2. GIẢ THIẾT KHOA HỌC VÀ CÂU HỎI NGHIÊN CỨU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2F8A4E1B" w14:textId="1723B9BB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    2.1.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Giả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thuyết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khoa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học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……………………………………………………</w:t>
          </w:r>
        </w:p>
        <w:p w14:paraId="67E3367A" w14:textId="3599AF2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      2.2.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Câu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hỏi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nghiên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cứu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……………………………………………………</w:t>
          </w:r>
        </w:p>
        <w:p w14:paraId="12ADC9E7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b/>
              <w:bCs/>
              <w:sz w:val="28"/>
              <w:szCs w:val="28"/>
            </w:rPr>
            <w:t>3. CÂU HỎI NGHIÊN CỨU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302765C1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ind w:left="21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3.1.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Đối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tượng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nghiên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cứu</w:t>
          </w:r>
          <w:proofErr w:type="spellEnd"/>
          <w:r w:rsidRPr="0080561F">
            <w:rPr>
              <w:rStyle w:val="eop"/>
              <w:sz w:val="28"/>
              <w:szCs w:val="28"/>
            </w:rPr>
            <w:t> </w:t>
          </w:r>
        </w:p>
        <w:p w14:paraId="727777D9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ind w:left="21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3.2.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Quá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trình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thu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thập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dữ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liệu</w:t>
          </w:r>
          <w:proofErr w:type="spellEnd"/>
          <w:r w:rsidRPr="0080561F">
            <w:rPr>
              <w:rStyle w:val="eop"/>
              <w:sz w:val="28"/>
              <w:szCs w:val="28"/>
            </w:rPr>
            <w:t> </w:t>
          </w:r>
        </w:p>
        <w:p w14:paraId="6C3DBEC2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ind w:left="21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3.3.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Kết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quả</w:t>
          </w:r>
          <w:proofErr w:type="spellEnd"/>
          <w:r w:rsidRPr="0080561F">
            <w:rPr>
              <w:rStyle w:val="eop"/>
              <w:sz w:val="28"/>
              <w:szCs w:val="28"/>
            </w:rPr>
            <w:t> </w:t>
          </w:r>
        </w:p>
        <w:p w14:paraId="17CC0D4B" w14:textId="428CF33E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       </w:t>
          </w:r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3.3.1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Sơ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đồ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khái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quát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………………………………………………………</w:t>
          </w:r>
        </w:p>
        <w:p w14:paraId="0A26B09E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     3.3.2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Sơ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đồ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khối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nguyên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lí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………………………………………………………</w:t>
          </w:r>
          <w:r w:rsidRPr="0080561F">
            <w:rPr>
              <w:rStyle w:val="eop"/>
              <w:color w:val="333333"/>
              <w:sz w:val="28"/>
              <w:szCs w:val="28"/>
            </w:rPr>
            <w:t> </w:t>
          </w:r>
        </w:p>
        <w:p w14:paraId="095263FC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   3.4.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Mô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tả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cách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sử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dụng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………………………………………………………</w:t>
          </w:r>
          <w:proofErr w:type="gramStart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…..</w:t>
          </w:r>
          <w:proofErr w:type="gramEnd"/>
          <w:r w:rsidRPr="0080561F">
            <w:rPr>
              <w:rStyle w:val="eop"/>
              <w:sz w:val="28"/>
              <w:szCs w:val="28"/>
            </w:rPr>
            <w:t> </w:t>
          </w:r>
        </w:p>
        <w:p w14:paraId="38D27212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   3.5.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Kết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quả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……………………………………………………………………….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7C6EE6DD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b/>
              <w:bCs/>
              <w:sz w:val="28"/>
              <w:szCs w:val="28"/>
            </w:rPr>
            <w:t>4. THIẾT KẾ NGHIÊN CỨU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459BB3AE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   4.1. Ý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tưởng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sản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phẩm</w:t>
          </w:r>
          <w:proofErr w:type="spellEnd"/>
          <w:r w:rsidRPr="0080561F">
            <w:rPr>
              <w:rStyle w:val="normaltextrun"/>
              <w:sz w:val="28"/>
              <w:szCs w:val="28"/>
            </w:rPr>
            <w:t>…………………………………………………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0148FCBF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  4.2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Mô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tả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sản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phẩm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……………………………………………………………….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6814D964" w14:textId="7D78164B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     4.2.1.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Mô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hinh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hoạt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động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của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hệ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thống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</w:t>
          </w:r>
        </w:p>
        <w:p w14:paraId="02E4BF67" w14:textId="6664A382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   4.2.2.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Mô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tả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rõ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các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tính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năng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của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sản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phẩm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</w:t>
          </w:r>
        </w:p>
        <w:p w14:paraId="1C8F8AD7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 4.3.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Mô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tả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nền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tảng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phát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triển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của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sản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phẩm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…………………………………….</w:t>
          </w: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  </w:t>
          </w:r>
          <w:r w:rsidRPr="0080561F">
            <w:rPr>
              <w:rStyle w:val="eop"/>
              <w:color w:val="000000"/>
              <w:sz w:val="28"/>
              <w:szCs w:val="28"/>
            </w:rPr>
            <w:t> </w:t>
          </w:r>
        </w:p>
        <w:p w14:paraId="49CE2B54" w14:textId="7FEF3E6B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   4.3.1.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Đối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với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sản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phẩm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phần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cứng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…………………………………………</w:t>
          </w:r>
        </w:p>
        <w:p w14:paraId="05612277" w14:textId="0C59C365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   4.3.2.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Thiết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kế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khác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nhau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của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phần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cứng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(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Phần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mềm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Fusion 360) </w:t>
          </w:r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</w:t>
          </w:r>
        </w:p>
        <w:p w14:paraId="7A73E6C0" w14:textId="14721976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   4.3.3.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Thiết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kế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giao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diện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phần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mềm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(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Phần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mềm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Braille converter) </w:t>
          </w:r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</w:t>
          </w:r>
        </w:p>
        <w:p w14:paraId="4B684471" w14:textId="277C5192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   4.3.4.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Thiết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kế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mạch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điện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tử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(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Phần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mềm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gram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Fritzing)  </w:t>
          </w:r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</w:t>
          </w:r>
          <w:proofErr w:type="gram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</w:t>
          </w:r>
        </w:p>
        <w:p w14:paraId="7A168414" w14:textId="75563770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   4.3.5.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Đánh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giá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các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thiết</w:t>
          </w:r>
          <w:proofErr w:type="spellEnd"/>
          <w:r w:rsidR="00A923CD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proofErr w:type="gram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kế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  </w:t>
          </w:r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</w:t>
          </w:r>
          <w:proofErr w:type="gram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……………………………………………</w:t>
          </w:r>
        </w:p>
        <w:p w14:paraId="4CD5FC16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>5. KẾT QUẢ NGHIÊN CỨU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4834A58B" w14:textId="06E5A984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     </w:t>
          </w: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5.1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Ưu</w:t>
          </w:r>
          <w:proofErr w:type="spellEnd"/>
          <w:r w:rsidR="00A923CD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điểm</w:t>
          </w:r>
          <w:proofErr w:type="spellEnd"/>
          <w:r w:rsidR="00A923CD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…………………………………………………………………</w:t>
          </w:r>
        </w:p>
        <w:p w14:paraId="26BF9F43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   5.2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Nhược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proofErr w:type="gram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điểm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..</w:t>
          </w:r>
          <w:proofErr w:type="gram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……………………………………………………………….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204D980C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>6. PHÂN TÍCH KẾT QUẢ VÀ THẢO LUẬN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5BCEBB81" w14:textId="3E36D75E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      </w:t>
          </w:r>
          <w:r w:rsidRPr="0080561F">
            <w:rPr>
              <w:rStyle w:val="normaltextrun"/>
              <w:i/>
              <w:iCs/>
              <w:color w:val="000000"/>
              <w:sz w:val="28"/>
              <w:szCs w:val="28"/>
              <w:shd w:val="clear" w:color="auto" w:fill="FFFFFF"/>
            </w:rPr>
            <w:t xml:space="preserve">6.1.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Tiềm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năng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ứng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dụng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 </w:t>
          </w:r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…………………………………………………</w:t>
          </w:r>
          <w:r w:rsidR="00A923CD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.</w:t>
          </w:r>
        </w:p>
        <w:p w14:paraId="24FC3814" w14:textId="2DF03FC4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lastRenderedPageBreak/>
            <w:t xml:space="preserve">    6.3.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Yêu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cầu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đối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với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cơ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sở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hạ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tầng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cần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thiết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để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triển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khai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ứng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dụng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sản</w:t>
          </w:r>
          <w:proofErr w:type="spellEnd"/>
          <w:r w:rsidR="00A923CD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phẩm</w:t>
          </w:r>
          <w:proofErr w:type="spellEnd"/>
          <w:r w:rsidR="00A923CD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…</w:t>
          </w: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 </w:t>
          </w:r>
        </w:p>
        <w:p w14:paraId="7B002689" w14:textId="66498C30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    6.4.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Sản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phẩm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được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phát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triển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ước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tính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trong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khoảng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thời</w:t>
          </w:r>
          <w:proofErr w:type="spellEnd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80561F">
            <w:rPr>
              <w:rStyle w:val="normaltextrun"/>
              <w:color w:val="000000"/>
              <w:sz w:val="28"/>
              <w:szCs w:val="28"/>
              <w:shd w:val="clear" w:color="auto" w:fill="FFFFFF"/>
            </w:rPr>
            <w:t>gian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4FD35CB7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>7. KẾT LUẬN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7A98B790" w14:textId="6BD3B81D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    7.1.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Hướng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phát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triển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của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sản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phẩm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trong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tương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lai</w:t>
          </w:r>
          <w:proofErr w:type="spellEnd"/>
          <w:r w:rsidRPr="0080561F">
            <w:rPr>
              <w:rStyle w:val="eop"/>
              <w:sz w:val="28"/>
              <w:szCs w:val="28"/>
            </w:rPr>
            <w:t> </w:t>
          </w:r>
          <w:r w:rsidR="00A923CD">
            <w:rPr>
              <w:rStyle w:val="eop"/>
              <w:sz w:val="28"/>
              <w:szCs w:val="28"/>
            </w:rPr>
            <w:t>………………………….</w:t>
          </w:r>
        </w:p>
        <w:p w14:paraId="4FC6FC68" w14:textId="7BC108D8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 xml:space="preserve">    7.2.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Những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nguyện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vọng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đối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với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sản</w:t>
          </w:r>
          <w:proofErr w:type="spellEnd"/>
          <w:r w:rsidRPr="0080561F">
            <w:rPr>
              <w:rStyle w:val="normaltextrun"/>
              <w:sz w:val="28"/>
              <w:szCs w:val="28"/>
            </w:rPr>
            <w:t xml:space="preserve"> </w:t>
          </w:r>
          <w:proofErr w:type="spellStart"/>
          <w:r w:rsidRPr="0080561F">
            <w:rPr>
              <w:rStyle w:val="normaltextrun"/>
              <w:sz w:val="28"/>
              <w:szCs w:val="28"/>
            </w:rPr>
            <w:t>phẩm</w:t>
          </w:r>
          <w:proofErr w:type="spellEnd"/>
          <w:r w:rsidRPr="0080561F">
            <w:rPr>
              <w:rStyle w:val="normaltextrun"/>
              <w:color w:val="333333"/>
              <w:sz w:val="28"/>
              <w:szCs w:val="28"/>
              <w:shd w:val="clear" w:color="auto" w:fill="FFFFFF"/>
            </w:rPr>
            <w:t>……………………………………</w:t>
          </w:r>
        </w:p>
        <w:p w14:paraId="1FCE0D9B" w14:textId="77777777" w:rsidR="0080561F" w:rsidRPr="0080561F" w:rsidRDefault="0080561F" w:rsidP="0080561F">
          <w:pPr>
            <w:pStyle w:val="paragraph"/>
            <w:spacing w:before="0" w:beforeAutospacing="0" w:after="0" w:afterAutospacing="0"/>
            <w:textAlignment w:val="baseline"/>
            <w:rPr>
              <w:sz w:val="28"/>
              <w:szCs w:val="28"/>
            </w:rPr>
          </w:pPr>
          <w:r w:rsidRPr="0080561F">
            <w:rPr>
              <w:rStyle w:val="normaltextrun"/>
              <w:sz w:val="28"/>
              <w:szCs w:val="28"/>
            </w:rPr>
            <w:t>8. TÀI LIỆU THAM KHẢO</w:t>
          </w:r>
          <w:r w:rsidRPr="0080561F">
            <w:rPr>
              <w:rStyle w:val="eop"/>
              <w:sz w:val="28"/>
              <w:szCs w:val="28"/>
            </w:rPr>
            <w:t> </w:t>
          </w:r>
        </w:p>
        <w:p w14:paraId="05723465" w14:textId="3EECB565" w:rsidR="002542E3" w:rsidRPr="00E37901" w:rsidRDefault="00173D62" w:rsidP="0080561F">
          <w:pPr>
            <w:pStyle w:val="TOCHeading"/>
            <w:rPr>
              <w:rFonts w:ascii="Times New Roman" w:eastAsia="Times New Roman" w:hAnsi="Times New Roman"/>
              <w:b/>
              <w:bCs/>
              <w:sz w:val="28"/>
              <w:szCs w:val="28"/>
            </w:rPr>
          </w:pPr>
        </w:p>
      </w:sdtContent>
    </w:sdt>
    <w:p w14:paraId="0EE6CF0F" w14:textId="77777777" w:rsidR="002542E3" w:rsidRPr="00E37901" w:rsidRDefault="002542E3" w:rsidP="2DA595B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48150A8" w14:textId="77777777" w:rsidR="002542E3" w:rsidRPr="00E37901" w:rsidRDefault="002542E3" w:rsidP="2DA595B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49B3E6" w14:textId="77777777" w:rsidR="002542E3" w:rsidRPr="00E37901" w:rsidRDefault="002542E3" w:rsidP="2DA595B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35D7DC" w14:textId="77777777" w:rsidR="0080561F" w:rsidRDefault="0080561F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5AE34C50" w14:textId="33CF72AA" w:rsidR="0080561F" w:rsidRDefault="0080561F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6EA8FE" w14:textId="0855EBD2" w:rsidR="00A923CD" w:rsidRDefault="00A923CD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449F12" w14:textId="5A974FD4" w:rsidR="00A923CD" w:rsidRDefault="00A923CD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DE4D22" w14:textId="6041F860" w:rsidR="00A923CD" w:rsidRDefault="00A923CD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E271C9" w14:textId="53340FF9" w:rsidR="00A923CD" w:rsidRDefault="00A923CD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55A923" w14:textId="644669D9" w:rsidR="00A923CD" w:rsidRDefault="00A923CD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578444" w14:textId="447A2E1F" w:rsidR="00A923CD" w:rsidRDefault="00A923CD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483A33" w14:textId="53ED6F52" w:rsidR="00A923CD" w:rsidRDefault="00A923CD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D490DA" w14:textId="33C5E2E6" w:rsidR="00A923CD" w:rsidRDefault="00A923CD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99E5404" w14:textId="5A09FBB6" w:rsidR="00A923CD" w:rsidRDefault="00A923CD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0A624A" w14:textId="77777777" w:rsidR="00A923CD" w:rsidRDefault="00A923CD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462EA8" w14:textId="77777777" w:rsidR="0080561F" w:rsidRDefault="0080561F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0FF56F" w14:textId="77777777" w:rsidR="0080561F" w:rsidRDefault="0080561F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F99913" w14:textId="77777777" w:rsidR="0080561F" w:rsidRDefault="0080561F" w:rsidP="006C33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C8FB5B" w14:textId="434E1E9F" w:rsidR="00C7569F" w:rsidRPr="006C33FF" w:rsidRDefault="00C7569F" w:rsidP="006C33F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33F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TÓM TẮT NỘI DUNG DỰ ÁN</w:t>
      </w:r>
    </w:p>
    <w:p w14:paraId="1E180ECF" w14:textId="4F7706E5" w:rsidR="006C33FF" w:rsidRDefault="006C33FF" w:rsidP="2DA595BA">
      <w:pPr>
        <w:spacing w:line="360" w:lineRule="auto"/>
        <w:ind w:firstLine="720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ta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nói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: “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Đôi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mắt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là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cửa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sổ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tâm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hồn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”,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thế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nhưng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trong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xã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hội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loài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những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con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mất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phương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tiện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giao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tiếp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với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thế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giới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xung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quanh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ấy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lại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chiếm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tỉ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lệ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không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hề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nhỏ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hoàn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toàn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không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thể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tiếp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nhận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đầy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đủ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thông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tin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từ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xã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hội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xung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quanh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trước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chữ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nổi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xuất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hiện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;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hiện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nay,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việc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giáo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dục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cho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dựa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trên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hoàn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toàn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vào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sách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nổi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Tuy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nghiên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những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loại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sách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này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rất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ít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và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rất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hiếm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trên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trường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nếu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có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thì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đã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lỗi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thời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và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không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còn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đáp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ứng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đủ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nhu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cầu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đọc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sách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của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.</w:t>
      </w:r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Nhận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thấy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rằng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điều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đó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nhóm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em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đã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lập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tức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tiến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hành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việc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nghiên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cứu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sản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phẩm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thiết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bị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có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thể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phiên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dịch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văn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bản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điện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tử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hay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văn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bản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từ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sách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báo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thành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chữ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nổi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cho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Pr="006C33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Dựa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trên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ngôn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ngữ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chữ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nổi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Braille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khá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phổ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biến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dành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cho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cơ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chế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động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cơ</w:t>
      </w:r>
      <w:proofErr w:type="spellEnd"/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Servo</w:t>
      </w:r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tụi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em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đã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xây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dựng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được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cơ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sở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lý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thuyết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Nhắm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đến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đối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tượng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là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những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học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sinh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trên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địa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bàn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thành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phố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Đà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Nẵng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tụi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em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đã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xác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định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được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phương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pháp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thực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nghiệm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Chính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vì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thế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sản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phẩm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được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ra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có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thể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ứng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dụng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trong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việc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giảng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dạy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và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học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tập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cho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những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học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sinh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cùng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việc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giúp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đỡ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có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thể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nắm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rõ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được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thông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tin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hằng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ngày</w:t>
      </w:r>
      <w:proofErr w:type="spellEnd"/>
      <w:r w:rsidR="000129A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r w:rsidR="001D5E3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 </w:t>
      </w:r>
    </w:p>
    <w:p w14:paraId="1B606A14" w14:textId="3B1023E1" w:rsidR="00C7569F" w:rsidRPr="00E37901" w:rsidRDefault="006C33FF" w:rsidP="2DA595B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6C33FF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C7569F" w:rsidRPr="00C37C05">
        <w:rPr>
          <w:rFonts w:ascii="Times New Roman" w:eastAsia="Times New Roman" w:hAnsi="Times New Roman" w:cs="Times New Roman"/>
          <w:color w:val="FF0000"/>
          <w:sz w:val="28"/>
          <w:szCs w:val="28"/>
        </w:rPr>
        <w:t>Đóng</w:t>
      </w:r>
      <w:proofErr w:type="spellEnd"/>
      <w:r w:rsidR="00C7569F" w:rsidRPr="00C37C05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C7569F" w:rsidRPr="00C37C05">
        <w:rPr>
          <w:rFonts w:ascii="Times New Roman" w:eastAsia="Times New Roman" w:hAnsi="Times New Roman" w:cs="Times New Roman"/>
          <w:color w:val="FF0000"/>
          <w:sz w:val="28"/>
          <w:szCs w:val="28"/>
        </w:rPr>
        <w:t>góp</w:t>
      </w:r>
      <w:proofErr w:type="spellEnd"/>
      <w:r w:rsidR="00C7569F" w:rsidRPr="00C37C05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0129A5" w:rsidRPr="00C37C05">
        <w:rPr>
          <w:rFonts w:ascii="Times New Roman" w:eastAsia="Times New Roman" w:hAnsi="Times New Roman" w:cs="Times New Roman"/>
          <w:color w:val="FF0000"/>
          <w:sz w:val="28"/>
          <w:szCs w:val="28"/>
        </w:rPr>
        <w:t>mới</w:t>
      </w:r>
      <w:proofErr w:type="spellEnd"/>
      <w:r w:rsidR="000129A5" w:rsidRPr="00C37C05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C7569F" w:rsidRPr="00C37C05">
        <w:rPr>
          <w:rFonts w:ascii="Times New Roman" w:eastAsia="Times New Roman" w:hAnsi="Times New Roman" w:cs="Times New Roman"/>
          <w:color w:val="FF0000"/>
          <w:sz w:val="28"/>
          <w:szCs w:val="28"/>
        </w:rPr>
        <w:t>của</w:t>
      </w:r>
      <w:proofErr w:type="spellEnd"/>
      <w:r w:rsidR="00C7569F" w:rsidRPr="00C37C05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C7569F" w:rsidRPr="00C37C05">
        <w:rPr>
          <w:rFonts w:ascii="Times New Roman" w:eastAsia="Times New Roman" w:hAnsi="Times New Roman" w:cs="Times New Roman"/>
          <w:color w:val="FF0000"/>
          <w:sz w:val="28"/>
          <w:szCs w:val="28"/>
        </w:rPr>
        <w:t>dự</w:t>
      </w:r>
      <w:proofErr w:type="spellEnd"/>
      <w:r w:rsidR="00C7569F" w:rsidRPr="00C37C05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C7569F" w:rsidRPr="00C37C05">
        <w:rPr>
          <w:rFonts w:ascii="Times New Roman" w:eastAsia="Times New Roman" w:hAnsi="Times New Roman" w:cs="Times New Roman"/>
          <w:color w:val="FF0000"/>
          <w:sz w:val="28"/>
          <w:szCs w:val="28"/>
        </w:rPr>
        <w:t>án</w:t>
      </w:r>
      <w:proofErr w:type="spellEnd"/>
      <w:r w:rsidR="000129A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0129A5">
        <w:rPr>
          <w:rFonts w:ascii="Times New Roman" w:eastAsia="Times New Roman" w:hAnsi="Times New Roman" w:cs="Times New Roman"/>
          <w:color w:val="1C1E21"/>
          <w:sz w:val="28"/>
          <w:szCs w:val="28"/>
        </w:rPr>
        <w:t>G</w:t>
      </w:r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iúp</w:t>
      </w:r>
      <w:proofErr w:type="spellEnd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đỡ</w:t>
      </w:r>
      <w:proofErr w:type="spellEnd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người</w:t>
      </w:r>
      <w:proofErr w:type="spellEnd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khiếm</w:t>
      </w:r>
      <w:proofErr w:type="spellEnd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thị</w:t>
      </w:r>
      <w:proofErr w:type="spellEnd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đọc</w:t>
      </w:r>
      <w:proofErr w:type="spellEnd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được</w:t>
      </w:r>
      <w:proofErr w:type="spellEnd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văn</w:t>
      </w:r>
      <w:proofErr w:type="spellEnd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bản</w:t>
      </w:r>
      <w:proofErr w:type="spellEnd"/>
      <w:r w:rsidR="000129A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0129A5">
        <w:rPr>
          <w:rFonts w:ascii="Times New Roman" w:eastAsia="Times New Roman" w:hAnsi="Times New Roman" w:cs="Times New Roman"/>
          <w:color w:val="1C1E21"/>
          <w:sz w:val="28"/>
          <w:szCs w:val="28"/>
        </w:rPr>
        <w:t>điện</w:t>
      </w:r>
      <w:proofErr w:type="spellEnd"/>
      <w:r w:rsidR="000129A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0129A5">
        <w:rPr>
          <w:rFonts w:ascii="Times New Roman" w:eastAsia="Times New Roman" w:hAnsi="Times New Roman" w:cs="Times New Roman"/>
          <w:color w:val="1C1E21"/>
          <w:sz w:val="28"/>
          <w:szCs w:val="28"/>
        </w:rPr>
        <w:t>tử</w:t>
      </w:r>
      <w:proofErr w:type="spellEnd"/>
      <w:r w:rsidR="3354F8DE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3354F8DE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một</w:t>
      </w:r>
      <w:proofErr w:type="spellEnd"/>
      <w:r w:rsidR="3354F8DE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3354F8DE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cách</w:t>
      </w:r>
      <w:proofErr w:type="spellEnd"/>
      <w:r w:rsidR="3354F8DE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3354F8DE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dễ</w:t>
      </w:r>
      <w:proofErr w:type="spellEnd"/>
      <w:r w:rsidR="3354F8DE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proofErr w:type="gramStart"/>
      <w:r w:rsidR="3354F8DE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dàng</w:t>
      </w:r>
      <w:proofErr w:type="spellEnd"/>
      <w:r w:rsidR="000129A5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  <w:r w:rsidR="254CDCC3" w:rsidRPr="00E37901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  <w:proofErr w:type="gramEnd"/>
    </w:p>
    <w:p w14:paraId="5CD23112" w14:textId="77777777" w:rsidR="00C7569F" w:rsidRPr="00E37901" w:rsidRDefault="00C7569F" w:rsidP="2DA595BA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</w:rPr>
      </w:pPr>
    </w:p>
    <w:p w14:paraId="06B15509" w14:textId="77777777" w:rsidR="00C7569F" w:rsidRPr="00E37901" w:rsidRDefault="00C7569F" w:rsidP="2DA595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17F769" w14:textId="77777777" w:rsidR="00C7569F" w:rsidRPr="00E37901" w:rsidRDefault="00C7569F" w:rsidP="2DA595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6CBE1F" w14:textId="74A1DC9C" w:rsidR="2DA595BA" w:rsidRDefault="2DA595BA" w:rsidP="2DA595BA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0994F20" w14:textId="147D3B3F" w:rsidR="00535825" w:rsidRDefault="00535825" w:rsidP="2DA595BA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3569158" w14:textId="77777777" w:rsidR="00535825" w:rsidRPr="00E37901" w:rsidRDefault="00535825" w:rsidP="2DA595BA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ACDC01" w14:textId="77777777" w:rsidR="00C37C05" w:rsidRDefault="00C37C05" w:rsidP="2DA595BA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175FDD" w14:textId="77777777" w:rsidR="00C37C05" w:rsidRDefault="00C37C05" w:rsidP="2DA595BA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CBB41F" w14:textId="3580FA84" w:rsidR="00C7569F" w:rsidRPr="00E37901" w:rsidRDefault="00C7569F" w:rsidP="2DA595BA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1.</w:t>
      </w:r>
      <w:r w:rsidR="00F45566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GIỚI THIỆU </w:t>
      </w:r>
      <w:r w:rsid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CHUNG </w:t>
      </w: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VÀ TỔNG QUAN VỀ VẤN ĐỀ NGHIÊN CỨU</w:t>
      </w:r>
    </w:p>
    <w:p w14:paraId="797BC1AC" w14:textId="4FAA262C" w:rsidR="00C7569F" w:rsidRPr="00535825" w:rsidRDefault="00C7569F" w:rsidP="00535825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1.1</w:t>
      </w:r>
      <w:r w:rsidRPr="00E37901">
        <w:rPr>
          <w:rFonts w:ascii="Times New Roman" w:eastAsia="Times New Roman" w:hAnsi="Times New Roman" w:cs="Times New Roman"/>
          <w:sz w:val="28"/>
          <w:szCs w:val="28"/>
        </w:rPr>
        <w:t>.</w:t>
      </w:r>
      <w:r w:rsidR="003705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thiệu</w:t>
      </w:r>
      <w:proofErr w:type="spellEnd"/>
    </w:p>
    <w:p w14:paraId="2B608718" w14:textId="02AABEAE" w:rsidR="00C7569F" w:rsidRDefault="00E37901" w:rsidP="00E37901">
      <w:pPr>
        <w:pStyle w:val="NormalWeb"/>
        <w:numPr>
          <w:ilvl w:val="2"/>
          <w:numId w:val="5"/>
        </w:numPr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Về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nhóm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tác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giả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1CDF2611" w14:textId="001CBC38" w:rsidR="00370506" w:rsidRPr="00370506" w:rsidRDefault="00370506" w:rsidP="0037050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70506">
        <w:rPr>
          <w:rFonts w:ascii="Times New Roman" w:hAnsi="Times New Roman" w:cs="Times New Roman"/>
          <w:b/>
          <w:sz w:val="28"/>
          <w:szCs w:val="28"/>
        </w:rPr>
        <w:t xml:space="preserve">* </w:t>
      </w:r>
      <w:proofErr w:type="spellStart"/>
      <w:r w:rsidRPr="00370506">
        <w:rPr>
          <w:rFonts w:ascii="Times New Roman" w:hAnsi="Times New Roman" w:cs="Times New Roman"/>
          <w:b/>
          <w:sz w:val="28"/>
          <w:szCs w:val="28"/>
        </w:rPr>
        <w:t>Trưởng</w:t>
      </w:r>
      <w:proofErr w:type="spellEnd"/>
      <w:r w:rsidRPr="003705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 w:rsidRPr="00370506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Lương Minh Hiếu</w:t>
      </w:r>
    </w:p>
    <w:p w14:paraId="37C42D6C" w14:textId="57059DBB" w:rsidR="00370506" w:rsidRPr="00370506" w:rsidRDefault="00370506" w:rsidP="00370506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37050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1A1 </w:t>
      </w:r>
      <w:r w:rsidRPr="00370506">
        <w:rPr>
          <w:rFonts w:ascii="Times New Roman" w:hAnsi="Times New Roman" w:cs="Times New Roman"/>
          <w:sz w:val="28"/>
          <w:szCs w:val="28"/>
        </w:rPr>
        <w:t xml:space="preserve">– Chuyên </w:t>
      </w:r>
      <w:r>
        <w:rPr>
          <w:rFonts w:ascii="Times New Roman" w:hAnsi="Times New Roman" w:cs="Times New Roman"/>
          <w:sz w:val="28"/>
          <w:szCs w:val="28"/>
        </w:rPr>
        <w:t>Tin Học</w:t>
      </w:r>
    </w:p>
    <w:p w14:paraId="7C0F5A81" w14:textId="7EF90F0A" w:rsidR="00370506" w:rsidRPr="00370506" w:rsidRDefault="00370506" w:rsidP="00370506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 w:rsidRPr="00370506">
        <w:rPr>
          <w:rFonts w:ascii="Times New Roman" w:hAnsi="Times New Roman" w:cs="Times New Roman"/>
          <w:sz w:val="28"/>
          <w:szCs w:val="28"/>
        </w:rPr>
        <w:t xml:space="preserve">Trường THPT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370506">
        <w:rPr>
          <w:rFonts w:ascii="Times New Roman" w:hAnsi="Times New Roman" w:cs="Times New Roman"/>
          <w:sz w:val="28"/>
          <w:szCs w:val="28"/>
        </w:rPr>
        <w:t>huyên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Lê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Đôn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TP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Đà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Nẵng</w:t>
      </w:r>
    </w:p>
    <w:p w14:paraId="740FF1A2" w14:textId="700198A5" w:rsidR="00370506" w:rsidRPr="00370506" w:rsidRDefault="00370506" w:rsidP="00370506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370506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Pr="00370506">
        <w:rPr>
          <w:rFonts w:ascii="Times New Roman" w:hAnsi="Times New Roman" w:cs="Times New Roman"/>
          <w:sz w:val="28"/>
          <w:szCs w:val="28"/>
        </w:rPr>
        <w:t>ên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22B5CDE9" w14:textId="77D5C306" w:rsidR="00370506" w:rsidRPr="00370506" w:rsidRDefault="00370506" w:rsidP="00370506">
      <w:pPr>
        <w:pStyle w:val="ListParagraph"/>
        <w:ind w:firstLine="720"/>
        <w:rPr>
          <w:rStyle w:val="3oh-"/>
          <w:rFonts w:ascii="Times New Roman" w:eastAsiaTheme="majorEastAsia" w:hAnsi="Times New Roman" w:cs="Times New Roman"/>
          <w:sz w:val="28"/>
          <w:szCs w:val="28"/>
        </w:rPr>
      </w:pPr>
      <w:r w:rsidRPr="00370506">
        <w:rPr>
          <w:rFonts w:ascii="Times New Roman" w:hAnsi="Times New Roman" w:cs="Times New Roman"/>
          <w:sz w:val="28"/>
          <w:szCs w:val="28"/>
        </w:rPr>
        <w:t>Email: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A26924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luongminhhieu303@gmail.com</w:t>
        </w:r>
      </w:hyperlink>
    </w:p>
    <w:p w14:paraId="33A93970" w14:textId="2236013D" w:rsidR="00370506" w:rsidRPr="00370506" w:rsidRDefault="00370506" w:rsidP="0037050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70506">
        <w:rPr>
          <w:rFonts w:ascii="Times New Roman" w:hAnsi="Times New Roman" w:cs="Times New Roman"/>
          <w:b/>
          <w:sz w:val="28"/>
          <w:szCs w:val="28"/>
        </w:rPr>
        <w:t xml:space="preserve">* </w:t>
      </w:r>
      <w:proofErr w:type="spellStart"/>
      <w:r w:rsidRPr="00370506">
        <w:rPr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 w:rsidRPr="003705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70506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 xml:space="preserve">Nguyễn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Khải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Hoàn</w:t>
      </w:r>
      <w:proofErr w:type="spellEnd"/>
    </w:p>
    <w:p w14:paraId="7E0D56B3" w14:textId="15993FB1" w:rsidR="00370506" w:rsidRPr="00370506" w:rsidRDefault="00370506" w:rsidP="00370506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37050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70506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705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60C40923" w14:textId="77777777" w:rsidR="00370506" w:rsidRPr="00370506" w:rsidRDefault="00370506" w:rsidP="00370506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37050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THPT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Lê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Đôn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TP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Đà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Nẵng</w:t>
      </w:r>
    </w:p>
    <w:p w14:paraId="5B9F6425" w14:textId="50CF92DD" w:rsidR="00370506" w:rsidRPr="00370506" w:rsidRDefault="00370506" w:rsidP="00370506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370506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370506">
        <w:rPr>
          <w:rFonts w:ascii="Times New Roman" w:hAnsi="Times New Roman" w:cs="Times New Roman"/>
          <w:sz w:val="28"/>
          <w:szCs w:val="28"/>
        </w:rPr>
        <w:t>hịu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506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370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0CD1D6E1" w14:textId="3825147F" w:rsidR="00370506" w:rsidRPr="00370506" w:rsidRDefault="00370506" w:rsidP="00370506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 w:rsidRPr="00370506">
        <w:rPr>
          <w:rFonts w:ascii="Times New Roman" w:hAnsi="Times New Roman" w:cs="Times New Roman"/>
          <w:sz w:val="28"/>
          <w:szCs w:val="28"/>
        </w:rPr>
        <w:t xml:space="preserve">Email: </w:t>
      </w:r>
      <w:hyperlink r:id="rId10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nguyenkhaihoanvn1@gmail.com</w:t>
        </w:r>
      </w:hyperlink>
    </w:p>
    <w:p w14:paraId="6B61C365" w14:textId="148EA06E" w:rsidR="00370506" w:rsidRPr="00E37901" w:rsidRDefault="003D26F6" w:rsidP="00370506">
      <w:pPr>
        <w:pStyle w:val="NormalWeb"/>
        <w:spacing w:before="0" w:beforeAutospacing="0" w:after="0" w:afterAutospacing="0" w:line="360" w:lineRule="auto"/>
        <w:ind w:left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1.1.2. </w:t>
      </w:r>
      <w:proofErr w:type="spellStart"/>
      <w:r>
        <w:rPr>
          <w:b/>
          <w:bCs/>
          <w:sz w:val="28"/>
          <w:szCs w:val="28"/>
        </w:rPr>
        <w:t>Vấn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đề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nghiên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cứu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40D99E61" w14:textId="77777777" w:rsidR="008B34F0" w:rsidRPr="008B34F0" w:rsidRDefault="008B34F0" w:rsidP="008B34F0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khuyết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tật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thiệt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thòi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hòa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khuyết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tật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thiệt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thòi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đam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tòi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hòa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Nẵng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hòa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9DD3B7" w14:textId="77777777" w:rsidR="008B34F0" w:rsidRPr="008B34F0" w:rsidRDefault="008B34F0" w:rsidP="008B34F0">
      <w:pPr>
        <w:ind w:firstLine="432"/>
        <w:rPr>
          <w:rFonts w:ascii="Times New Roman" w:hAnsi="Times New Roman" w:cs="Times New Roman"/>
          <w:sz w:val="28"/>
          <w:szCs w:val="28"/>
        </w:rPr>
      </w:pP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khía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nghị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hi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hòa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4F0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8B34F0">
        <w:rPr>
          <w:rFonts w:ascii="Times New Roman" w:hAnsi="Times New Roman" w:cs="Times New Roman"/>
          <w:sz w:val="28"/>
          <w:szCs w:val="28"/>
        </w:rPr>
        <w:t>.</w:t>
      </w:r>
    </w:p>
    <w:p w14:paraId="1C5677BD" w14:textId="212296AE" w:rsidR="2DA595BA" w:rsidRPr="00E37901" w:rsidRDefault="2DA595BA" w:rsidP="2DA595BA">
      <w:pPr>
        <w:pStyle w:val="NormalWeb"/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</w:p>
    <w:p w14:paraId="21BA8356" w14:textId="75A27650" w:rsidR="00C7569F" w:rsidRPr="00E37901" w:rsidRDefault="00C7569F" w:rsidP="003D26F6">
      <w:pPr>
        <w:shd w:val="clear" w:color="auto" w:fill="FFFFFF" w:themeFill="background1"/>
        <w:spacing w:line="30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0561F">
        <w:rPr>
          <w:rFonts w:ascii="Times New Roman" w:eastAsia="Times New Roman" w:hAnsi="Times New Roman" w:cs="Times New Roman"/>
          <w:b/>
          <w:bCs/>
          <w:sz w:val="28"/>
          <w:szCs w:val="28"/>
        </w:rPr>
        <w:t>1.1.</w:t>
      </w:r>
      <w:r w:rsidR="000129A5" w:rsidRPr="0080561F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80561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3D26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đích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nghiên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cứu</w:t>
      </w:r>
      <w:proofErr w:type="spellEnd"/>
      <w:r w:rsidR="005358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535825">
        <w:rPr>
          <w:rFonts w:ascii="Times New Roman" w:eastAsia="Times New Roman" w:hAnsi="Times New Roman" w:cs="Times New Roman"/>
          <w:b/>
          <w:bCs/>
          <w:sz w:val="28"/>
          <w:szCs w:val="28"/>
        </w:rPr>
        <w:t>Tầm</w:t>
      </w:r>
      <w:proofErr w:type="spellEnd"/>
      <w:r w:rsidR="005358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35825">
        <w:rPr>
          <w:rFonts w:ascii="Times New Roman" w:eastAsia="Times New Roman" w:hAnsi="Times New Roman" w:cs="Times New Roman"/>
          <w:b/>
          <w:bCs/>
          <w:sz w:val="28"/>
          <w:szCs w:val="28"/>
        </w:rPr>
        <w:t>nhìn</w:t>
      </w:r>
      <w:proofErr w:type="spellEnd"/>
      <w:r w:rsidR="00535825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31C3E4CC" w14:textId="38BBE901" w:rsidR="003D26F6" w:rsidRPr="003D26F6" w:rsidRDefault="00C7569F" w:rsidP="003D26F6">
      <w:pPr>
        <w:shd w:val="clear" w:color="auto" w:fill="FFFFFF" w:themeFill="background1"/>
        <w:spacing w:after="0" w:line="360" w:lineRule="auto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7901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ta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nói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: “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Đôi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mắt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là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cửa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sổ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tâm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hồn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”,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thế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nhưng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trong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xã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hội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loài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những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con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mất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phương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tiện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giao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tiếp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với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thế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giới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xung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quanh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ấy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lại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chiếm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tỉ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lệ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không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hề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nhỏ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hoàn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toàn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không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thể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tiếp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nhận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đầy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đủ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thông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tin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từ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xã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hội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xung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quanh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trước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chữ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nổi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xuất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hiện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;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hiện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nay,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việc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giáo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dục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dựa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hoàn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toàn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vào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sách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nổi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Tuy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nghiên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những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loại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sách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này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rất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ít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và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rất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hiếm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trường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nếu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có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thì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đã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lỗi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và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không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còn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đáp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ứng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đủ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nhu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cầu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đọc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sách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của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Mặt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khác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hiện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nay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sự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phổ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biến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của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e-book -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sách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điện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tử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hay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các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bài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báo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điện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tử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là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rất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A2060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lớn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;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chỉ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cần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chiếc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máy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vi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tính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hay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chiếc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smartphone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thì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mọi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đều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có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thể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tiếp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nhận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kiến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thức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và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thông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tin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cách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lợi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;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tuy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nhiên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muốn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đọc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được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văn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bản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điện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tử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thì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luôn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cần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có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đôi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mắt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lành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lạnh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phiên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dịch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văn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bản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đó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ra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bằng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chữ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nổi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hoặc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bằng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tiếng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nói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Nhận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thấy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rằng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điều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đó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nhóm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em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đã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lập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tức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tiến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hành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việc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nghiên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cứu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sản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phẩm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thiết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có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thể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phiên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dịch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văn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bản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điện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tử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hay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văn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bản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từ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sách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báo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thành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chữ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nổi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Đầu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thiết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sẽ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là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công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cụ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học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được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chữ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nổi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Braille,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trong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đó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có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thể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đưa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tất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cả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các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thứ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tiếng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thế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giới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vào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loại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chữ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nổi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này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Việc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học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ngôn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ngữ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được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là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khó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thậm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chí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với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bình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thường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mà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dựa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nghiên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cứu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này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ta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có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thể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giúp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học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ngôn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ngữ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gần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như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một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bình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thường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Hơn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nữa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thiết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bị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phiên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dịch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còn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có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thể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cung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cấp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lượng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thông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tin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kiến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thức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lastRenderedPageBreak/>
        <w:t>khổng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lồ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từ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các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trang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sách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người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khiếm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thị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.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Vậy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cho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vì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tầm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quan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trọng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và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sự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cấp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thiết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của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vấn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đề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xã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hội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này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nhóm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em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đã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quyết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định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tiến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hành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nghiên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cứu</w:t>
      </w:r>
      <w:proofErr w:type="spellEnd"/>
      <w:r w:rsidR="003D26F6" w:rsidRPr="003D26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GB"/>
        </w:rPr>
        <w:t>.</w:t>
      </w:r>
      <w:r w:rsidR="003D26F6" w:rsidRPr="003D26F6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BCB6E15" w14:textId="73ABF56C" w:rsidR="00C7569F" w:rsidRPr="00E37901" w:rsidRDefault="00C7569F" w:rsidP="00535825">
      <w:pPr>
        <w:shd w:val="clear" w:color="auto" w:fill="FFFFFF" w:themeFill="background1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561F">
        <w:rPr>
          <w:rFonts w:ascii="Times New Roman" w:eastAsia="Times New Roman" w:hAnsi="Times New Roman" w:cs="Times New Roman"/>
          <w:b/>
          <w:bCs/>
          <w:sz w:val="28"/>
          <w:szCs w:val="28"/>
        </w:rPr>
        <w:t>1.1.</w:t>
      </w:r>
      <w:r w:rsidR="000129A5" w:rsidRPr="0080561F"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="003D26F6" w:rsidRPr="0080561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3D26F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nghiên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cứu</w:t>
      </w:r>
      <w:proofErr w:type="spellEnd"/>
      <w:r w:rsidR="005358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535825">
        <w:rPr>
          <w:rFonts w:ascii="Times New Roman" w:eastAsia="Times New Roman" w:hAnsi="Times New Roman" w:cs="Times New Roman"/>
          <w:b/>
          <w:bCs/>
          <w:sz w:val="28"/>
          <w:szCs w:val="28"/>
        </w:rPr>
        <w:t>Sứ</w:t>
      </w:r>
      <w:proofErr w:type="spellEnd"/>
      <w:r w:rsidR="005358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35825">
        <w:rPr>
          <w:rFonts w:ascii="Times New Roman" w:eastAsia="Times New Roman" w:hAnsi="Times New Roman" w:cs="Times New Roman"/>
          <w:b/>
          <w:bCs/>
          <w:sz w:val="28"/>
          <w:szCs w:val="28"/>
        </w:rPr>
        <w:t>mệnh</w:t>
      </w:r>
      <w:proofErr w:type="spellEnd"/>
      <w:r w:rsidR="00535825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5FBBFB8A" w14:textId="77777777" w:rsidR="003D26F6" w:rsidRPr="003D26F6" w:rsidRDefault="003D26F6" w:rsidP="003D26F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26F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nghê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>.</w:t>
      </w:r>
    </w:p>
    <w:p w14:paraId="49ADCCA0" w14:textId="77777777" w:rsidR="003D26F6" w:rsidRPr="003D26F6" w:rsidRDefault="003D26F6" w:rsidP="003D26F6">
      <w:pPr>
        <w:rPr>
          <w:rFonts w:ascii="Times New Roman" w:hAnsi="Times New Roman" w:cs="Times New Roman"/>
          <w:sz w:val="28"/>
          <w:szCs w:val="28"/>
        </w:rPr>
      </w:pPr>
      <w:r w:rsidRPr="003D26F6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>:</w:t>
      </w:r>
    </w:p>
    <w:p w14:paraId="2B8FFAC1" w14:textId="77777777" w:rsidR="003D26F6" w:rsidRPr="003D26F6" w:rsidRDefault="003D26F6" w:rsidP="003D26F6">
      <w:pPr>
        <w:rPr>
          <w:rFonts w:ascii="Times New Roman" w:hAnsi="Times New Roman" w:cs="Times New Roman"/>
          <w:sz w:val="28"/>
          <w:szCs w:val="28"/>
        </w:rPr>
      </w:pPr>
      <w:r w:rsidRPr="003D26F6">
        <w:rPr>
          <w:rFonts w:ascii="Times New Roman" w:hAnsi="Times New Roman" w:cs="Times New Roman"/>
          <w:sz w:val="28"/>
          <w:szCs w:val="28"/>
        </w:rPr>
        <w:tab/>
      </w:r>
      <w:r w:rsidRPr="003D26F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dạy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>.</w:t>
      </w:r>
    </w:p>
    <w:p w14:paraId="4D9395C7" w14:textId="77777777" w:rsidR="003D26F6" w:rsidRPr="003D26F6" w:rsidRDefault="003D26F6" w:rsidP="003D26F6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3D26F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nay.</w:t>
      </w:r>
    </w:p>
    <w:p w14:paraId="31E5E110" w14:textId="77777777" w:rsidR="003D26F6" w:rsidRPr="003D26F6" w:rsidRDefault="003D26F6" w:rsidP="003D26F6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3D26F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bức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dạy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D26F6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; 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tài</w:t>
      </w:r>
      <w:proofErr w:type="spellEnd"/>
      <w:proofErr w:type="gram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,….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>.</w:t>
      </w:r>
    </w:p>
    <w:p w14:paraId="5AF8009F" w14:textId="77777777" w:rsidR="003D26F6" w:rsidRPr="003D26F6" w:rsidRDefault="003D26F6" w:rsidP="003D26F6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3D26F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đó</w:t>
      </w:r>
      <w:bookmarkStart w:id="8" w:name="_3dy6vkm"/>
      <w:bookmarkEnd w:id="8"/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ebook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cồng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kềnh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đắt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>.</w:t>
      </w:r>
    </w:p>
    <w:p w14:paraId="773CBD7C" w14:textId="7BFA04C0" w:rsidR="003D26F6" w:rsidRDefault="003D26F6" w:rsidP="003D26F6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3D26F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ebook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6F6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3D26F6">
        <w:rPr>
          <w:rFonts w:ascii="Times New Roman" w:hAnsi="Times New Roman" w:cs="Times New Roman"/>
          <w:sz w:val="28"/>
          <w:szCs w:val="28"/>
        </w:rPr>
        <w:t xml:space="preserve"> 4.0</w:t>
      </w:r>
    </w:p>
    <w:p w14:paraId="4E97B55D" w14:textId="6DF5A22E" w:rsidR="00754ECE" w:rsidRPr="002A2137" w:rsidRDefault="00754ECE" w:rsidP="00754EC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2AFDF6A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 </w:t>
      </w:r>
      <w:proofErr w:type="spellStart"/>
      <w:r w:rsidRPr="2AFDF6A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Tồng</w:t>
      </w:r>
      <w:proofErr w:type="spellEnd"/>
      <w:r w:rsidRPr="2AFDF6A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AFDF6A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quan</w:t>
      </w:r>
      <w:proofErr w:type="spellEnd"/>
      <w:r w:rsidRPr="2AFDF6A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AFDF6A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2AFDF6A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AFDF6A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</w:p>
    <w:p w14:paraId="5C84CD13" w14:textId="19A7D14E" w:rsidR="276A2FB1" w:rsidRDefault="276A2FB1" w:rsidP="2850DF3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1.2.1. </w:t>
      </w:r>
      <w:proofErr w:type="spellStart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khái</w:t>
      </w:r>
      <w:proofErr w:type="spellEnd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niệm</w:t>
      </w:r>
      <w:proofErr w:type="spellEnd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liên</w:t>
      </w:r>
      <w:proofErr w:type="spellEnd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quan</w:t>
      </w:r>
      <w:proofErr w:type="spellEnd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đến</w:t>
      </w:r>
      <w:proofErr w:type="spellEnd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nghiên</w:t>
      </w:r>
      <w:proofErr w:type="spellEnd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850D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cứu</w:t>
      </w:r>
      <w:proofErr w:type="spellEnd"/>
    </w:p>
    <w:p w14:paraId="313FC74C" w14:textId="3FBDD924" w:rsidR="17269066" w:rsidRDefault="276A2FB1" w:rsidP="2850DF37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29ECAF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proofErr w:type="spellStart"/>
      <w:r w:rsidRPr="29ECAF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Người</w:t>
      </w:r>
      <w:proofErr w:type="spellEnd"/>
      <w:r w:rsidRPr="29ECAF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9ECAF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khiếm</w:t>
      </w:r>
      <w:proofErr w:type="spellEnd"/>
      <w:r w:rsidRPr="29ECAF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29ECAF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thị</w:t>
      </w:r>
      <w:proofErr w:type="spellEnd"/>
      <w:r w:rsidRPr="29ECAF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Người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khiếm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thị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là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người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sau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khi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được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điều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trị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hoặc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điều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chỉnh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khúc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xạ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mà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thị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lực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bên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mắt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tốt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vẫn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còn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từ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dưới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3/10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đến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trên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mức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không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nhận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thức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được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sáng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tối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,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và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bệnh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nhân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vẫn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còn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khả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năng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tận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dụng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thị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lực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này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để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thực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thi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các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hoạt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động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sinh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hoạt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hàng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ngày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.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Riêng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mắt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người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bị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mù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hoàn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toàn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không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có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khả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năng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nhận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thức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sáng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tối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,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không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thấy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được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những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gì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xung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 </w:t>
      </w:r>
      <w:proofErr w:type="spellStart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>quanh</w:t>
      </w:r>
      <w:proofErr w:type="spellEnd"/>
      <w:r w:rsidR="4312EA2A" w:rsidRPr="29ECAF98">
        <w:rPr>
          <w:rFonts w:ascii="Times New Roman" w:eastAsia="Times New Roman" w:hAnsi="Times New Roman" w:cs="Times New Roman"/>
          <w:color w:val="444545"/>
          <w:sz w:val="28"/>
          <w:szCs w:val="28"/>
        </w:rPr>
        <w:t xml:space="preserve">. </w:t>
      </w:r>
      <w:r w:rsidR="4312EA2A" w:rsidRPr="29ECAF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9ECAF9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D6C9C13" w14:textId="60BEC2B1" w:rsidR="22655CC3" w:rsidRDefault="22655CC3" w:rsidP="2B887FF9">
      <w:pPr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064A7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- </w:t>
      </w:r>
      <w:proofErr w:type="spellStart"/>
      <w:r w:rsidR="2B2FBE53" w:rsidRPr="3064A7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Biên</w:t>
      </w:r>
      <w:proofErr w:type="spellEnd"/>
      <w:r w:rsidR="2B2FBE53" w:rsidRPr="3064A7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064A7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dịch</w:t>
      </w:r>
      <w:proofErr w:type="spellEnd"/>
      <w:r w:rsidRPr="3064A7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064A7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văn</w:t>
      </w:r>
      <w:proofErr w:type="spellEnd"/>
      <w:r w:rsidRPr="3064A7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064A7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bản</w:t>
      </w:r>
      <w:proofErr w:type="spellEnd"/>
      <w:r w:rsidR="6F8C7073" w:rsidRPr="3064A7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 sang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="4FEE8D7F" w:rsidRPr="3064A7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B. </w:t>
      </w:r>
      <w:r w:rsidR="4FEE8D7F" w:rsidRPr="3064A7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199DFB" w14:textId="21AF01AC" w:rsidR="00C37C05" w:rsidRDefault="1B01C1D7" w:rsidP="2DA595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381C43E9">
        <w:rPr>
          <w:rFonts w:ascii="Times New Roman" w:hAnsi="Times New Roman" w:cs="Times New Roman"/>
          <w:b/>
          <w:bCs/>
          <w:sz w:val="28"/>
          <w:szCs w:val="28"/>
        </w:rPr>
        <w:t>1.2.2.</w:t>
      </w:r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>nghiên</w:t>
      </w:r>
      <w:proofErr w:type="spellEnd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>trước</w:t>
      </w:r>
      <w:proofErr w:type="spellEnd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>thiếu</w:t>
      </w:r>
      <w:proofErr w:type="spellEnd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>sót</w:t>
      </w:r>
      <w:proofErr w:type="spellEnd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6119D607" w:rsidRPr="381C43E9">
        <w:rPr>
          <w:rFonts w:ascii="Times New Roman" w:hAnsi="Times New Roman" w:cs="Times New Roman"/>
          <w:b/>
          <w:bCs/>
          <w:sz w:val="28"/>
          <w:szCs w:val="28"/>
        </w:rPr>
        <w:t>chúng</w:t>
      </w:r>
      <w:proofErr w:type="spellEnd"/>
    </w:p>
    <w:p w14:paraId="418256D6" w14:textId="0D0201DF" w:rsidR="65407350" w:rsidRDefault="11278B90" w:rsidP="7B31A15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tin</w:t>
      </w:r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chứ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1C7CBBD" w:rsidRPr="7B31A15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1C7CBBD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khuyết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tai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2755924" w:rsidRPr="7B31A15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22755924" w:rsidRPr="7B31A150">
        <w:rPr>
          <w:rFonts w:ascii="Times New Roman" w:hAnsi="Times New Roman" w:cs="Times New Roman"/>
          <w:sz w:val="28"/>
          <w:szCs w:val="28"/>
        </w:rPr>
        <w:t>.</w:t>
      </w:r>
    </w:p>
    <w:p w14:paraId="790C4E2B" w14:textId="282734A9" w:rsidR="22755924" w:rsidRDefault="22755924" w:rsidP="7B31A15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7B31A15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Braille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nam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châm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trượt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7B31A15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3B9FB2" w14:textId="41284187" w:rsidR="5909FDB6" w:rsidRDefault="6119D607" w:rsidP="5909FD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7A18CD66">
        <w:rPr>
          <w:rFonts w:ascii="Times New Roman" w:hAnsi="Times New Roman" w:cs="Times New Roman"/>
          <w:b/>
          <w:bCs/>
          <w:sz w:val="28"/>
          <w:szCs w:val="28"/>
        </w:rPr>
        <w:t xml:space="preserve">1.2.3. </w:t>
      </w:r>
      <w:proofErr w:type="spellStart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5E6408B8" w:rsidRPr="6F707013">
        <w:rPr>
          <w:rFonts w:ascii="Times New Roman" w:eastAsia="Times New Roman" w:hAnsi="Times New Roman" w:cs="Times New Roman"/>
          <w:b/>
          <w:bCs/>
          <w:sz w:val="28"/>
          <w:szCs w:val="28"/>
        </w:rPr>
        <w:t>đánh</w:t>
      </w:r>
      <w:proofErr w:type="spellEnd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5E6408B8" w:rsidRPr="65407350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5E6408B8" w:rsidRPr="654073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5E6408B8" w:rsidRPr="65407350">
        <w:rPr>
          <w:rFonts w:ascii="Times New Roman" w:hAnsi="Times New Roman" w:cs="Times New Roman"/>
          <w:b/>
          <w:bCs/>
          <w:sz w:val="28"/>
          <w:szCs w:val="28"/>
        </w:rPr>
        <w:t>nghiên</w:t>
      </w:r>
      <w:proofErr w:type="spellEnd"/>
      <w:r w:rsidR="5E6408B8" w:rsidRPr="654073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5E6408B8" w:rsidRPr="65407350"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 w:rsidR="5E6408B8" w:rsidRPr="654073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>liên</w:t>
      </w:r>
      <w:proofErr w:type="spellEnd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5E6408B8" w:rsidRPr="5909FDB6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</w:p>
    <w:p w14:paraId="09A42258" w14:textId="45BE3B1C" w:rsidR="3CBC5027" w:rsidRDefault="5D5D9BAC" w:rsidP="7B31A150">
      <w:pPr>
        <w:ind w:firstLine="720"/>
        <w:rPr>
          <w:rStyle w:val="Hyperlink"/>
          <w:rFonts w:ascii="Times New Roman" w:hAnsi="Times New Roman" w:cs="Times New Roman"/>
          <w:b/>
          <w:bCs/>
          <w:sz w:val="28"/>
          <w:szCs w:val="28"/>
        </w:rPr>
      </w:pPr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hyperlink r:id="rId11">
        <w:proofErr w:type="spellStart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Một</w:t>
        </w:r>
        <w:proofErr w:type="spellEnd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loại</w:t>
        </w:r>
        <w:proofErr w:type="spellEnd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máy</w:t>
        </w:r>
        <w:proofErr w:type="spellEnd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đọc</w:t>
        </w:r>
        <w:proofErr w:type="spellEnd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sách</w:t>
        </w:r>
        <w:proofErr w:type="spellEnd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cho</w:t>
        </w:r>
        <w:proofErr w:type="spellEnd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người</w:t>
        </w:r>
        <w:proofErr w:type="spellEnd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khiếm</w:t>
        </w:r>
        <w:proofErr w:type="spellEnd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thị</w:t>
        </w:r>
        <w:proofErr w:type="spellEnd"/>
      </w:hyperlink>
    </w:p>
    <w:p w14:paraId="289037C2" w14:textId="734E513B" w:rsidR="5D5D9BAC" w:rsidRDefault="5D5D9BAC" w:rsidP="7B31A15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này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giọng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nói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truyền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đạt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tin: </w:t>
      </w:r>
    </w:p>
    <w:p w14:paraId="3BDCECAB" w14:textId="4AD344B8" w:rsidR="5D5D9BAC" w:rsidRDefault="5D5D9BAC" w:rsidP="7B31A15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Nhược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áp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ngôn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ngữ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khiếm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lẫn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điếc</w:t>
      </w:r>
      <w:proofErr w:type="spellEnd"/>
    </w:p>
    <w:p w14:paraId="5C039B23" w14:textId="5E2774E4" w:rsidR="5D5D9BAC" w:rsidRDefault="5D5D9BAC" w:rsidP="7B31A15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b. </w:t>
      </w:r>
      <w:hyperlink r:id="rId12">
        <w:proofErr w:type="spellStart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Một</w:t>
        </w:r>
        <w:proofErr w:type="spellEnd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loại</w:t>
        </w:r>
        <w:proofErr w:type="spellEnd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máy</w:t>
        </w:r>
        <w:proofErr w:type="spellEnd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giúp</w:t>
        </w:r>
        <w:proofErr w:type="spellEnd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người</w:t>
        </w:r>
        <w:proofErr w:type="spellEnd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khiếm</w:t>
        </w:r>
        <w:proofErr w:type="spellEnd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thị</w:t>
        </w:r>
        <w:proofErr w:type="spellEnd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học</w:t>
        </w:r>
        <w:proofErr w:type="spellEnd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được</w:t>
        </w:r>
        <w:proofErr w:type="spellEnd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spellStart"/>
        <w:r w:rsidR="5CD2392C" w:rsidRPr="7B31A15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chữ</w:t>
        </w:r>
        <w:proofErr w:type="spellEnd"/>
      </w:hyperlink>
    </w:p>
    <w:p w14:paraId="0A2C7E81" w14:textId="52ED415A" w:rsidR="5CD2392C" w:rsidRDefault="5CD2392C" w:rsidP="7B31A15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7B31A150">
        <w:rPr>
          <w:rFonts w:ascii="Times New Roman" w:hAnsi="Times New Roman" w:cs="Times New Roman"/>
          <w:b/>
          <w:bCs/>
          <w:sz w:val="28"/>
          <w:szCs w:val="28"/>
        </w:rPr>
        <w:t>+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này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cái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nút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bấm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nói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D0E1F0" w14:textId="487FB125" w:rsidR="5CD2392C" w:rsidRDefault="5CD2392C" w:rsidP="7B31A150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Nhược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Chỉ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đọc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văn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vẫn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âm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7B31A150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7B31A15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48B9985" w14:textId="20D3B6D4" w:rsidR="00C7569F" w:rsidRDefault="00C7569F" w:rsidP="2DA595B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00F45566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GIẢ THUYẾT KHOA HỌC VÀ CÂU HỎI NGHIÊN CỨU</w:t>
      </w:r>
    </w:p>
    <w:p w14:paraId="221E1DA5" w14:textId="6E93A147" w:rsidR="00F90B80" w:rsidRPr="00E37901" w:rsidRDefault="00F90B80" w:rsidP="2DA595B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Giả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thuyết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học</w:t>
      </w:r>
      <w:proofErr w:type="spellEnd"/>
    </w:p>
    <w:p w14:paraId="2FE89ADF" w14:textId="38B0FEF6" w:rsidR="00754ECE" w:rsidRPr="00754ECE" w:rsidRDefault="00754ECE" w:rsidP="00754ECE">
      <w:pPr>
        <w:pStyle w:val="paragraph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proofErr w:type="spellStart"/>
      <w:r w:rsidRPr="00754ECE">
        <w:rPr>
          <w:rStyle w:val="normaltextrun"/>
          <w:sz w:val="28"/>
          <w:szCs w:val="28"/>
          <w:lang w:val="en-GB"/>
        </w:rPr>
        <w:t>Bằng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việc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ứng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dụng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các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lí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thuyết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về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hệ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thống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chữ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nổi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Braille </w:t>
      </w:r>
      <w:proofErr w:type="spellStart"/>
      <w:r w:rsidRPr="00754ECE">
        <w:rPr>
          <w:rStyle w:val="normaltextrun"/>
          <w:sz w:val="28"/>
          <w:szCs w:val="28"/>
          <w:lang w:val="en-GB"/>
        </w:rPr>
        <w:t>và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ứng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dụng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của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nó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trong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việc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giúp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người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khiếm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thị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đọc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được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văn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bản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bình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thường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, </w:t>
      </w:r>
      <w:proofErr w:type="spellStart"/>
      <w:r w:rsidRPr="00754ECE">
        <w:rPr>
          <w:rStyle w:val="normaltextrun"/>
          <w:sz w:val="28"/>
          <w:szCs w:val="28"/>
          <w:lang w:val="en-GB"/>
        </w:rPr>
        <w:t>có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thể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tạo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ra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một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thiết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bị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phiên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dịch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văn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bản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bình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thường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sang </w:t>
      </w:r>
      <w:proofErr w:type="spellStart"/>
      <w:r w:rsidRPr="00754ECE">
        <w:rPr>
          <w:rStyle w:val="normaltextrun"/>
          <w:sz w:val="28"/>
          <w:szCs w:val="28"/>
          <w:lang w:val="en-GB"/>
        </w:rPr>
        <w:t>văn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bản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chữ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nổi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Braille. </w:t>
      </w:r>
      <w:r w:rsidRPr="00754ECE">
        <w:rPr>
          <w:rStyle w:val="eop"/>
          <w:sz w:val="28"/>
          <w:szCs w:val="28"/>
        </w:rPr>
        <w:t> </w:t>
      </w:r>
    </w:p>
    <w:p w14:paraId="098A3881" w14:textId="460733F4" w:rsidR="00754ECE" w:rsidRPr="00754ECE" w:rsidRDefault="00754ECE" w:rsidP="00754ECE">
      <w:pPr>
        <w:pStyle w:val="paragraph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proofErr w:type="spellStart"/>
      <w:r w:rsidRPr="00754ECE">
        <w:rPr>
          <w:rStyle w:val="normaltextrun"/>
          <w:sz w:val="28"/>
          <w:szCs w:val="28"/>
          <w:lang w:val="en-GB"/>
        </w:rPr>
        <w:lastRenderedPageBreak/>
        <w:t>Lý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thuyết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chữ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sz w:val="28"/>
          <w:szCs w:val="28"/>
          <w:lang w:val="en-GB"/>
        </w:rPr>
        <w:t>nổi</w:t>
      </w:r>
      <w:proofErr w:type="spellEnd"/>
      <w:r w:rsidRPr="00754ECE">
        <w:rPr>
          <w:rStyle w:val="normaltextrun"/>
          <w:sz w:val="28"/>
          <w:szCs w:val="28"/>
          <w:lang w:val="en-GB"/>
        </w:rPr>
        <w:t xml:space="preserve"> Braille: </w:t>
      </w:r>
      <w:proofErr w:type="spellStart"/>
      <w:r w:rsidRPr="00754ECE">
        <w:rPr>
          <w:rStyle w:val="normaltextrun"/>
          <w:b/>
          <w:bCs/>
          <w:color w:val="202122"/>
          <w:sz w:val="28"/>
          <w:szCs w:val="28"/>
          <w:lang w:val="en-GB"/>
        </w:rPr>
        <w:t>Chữ</w:t>
      </w:r>
      <w:proofErr w:type="spellEnd"/>
      <w:r w:rsidRPr="00754ECE">
        <w:rPr>
          <w:rStyle w:val="normaltextrun"/>
          <w:b/>
          <w:bCs/>
          <w:color w:val="202122"/>
          <w:sz w:val="28"/>
          <w:szCs w:val="28"/>
          <w:lang w:val="en-GB"/>
        </w:rPr>
        <w:t xml:space="preserve"> Braille</w:t>
      </w:r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color w:val="202122"/>
          <w:sz w:val="28"/>
          <w:szCs w:val="28"/>
          <w:lang w:val="en-GB"/>
        </w:rPr>
        <w:t>là</w:t>
      </w:r>
      <w:proofErr w:type="spellEnd"/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color w:val="202122"/>
          <w:sz w:val="28"/>
          <w:szCs w:val="28"/>
          <w:lang w:val="en-GB"/>
        </w:rPr>
        <w:t>hệ</w:t>
      </w:r>
      <w:proofErr w:type="spellEnd"/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color w:val="202122"/>
          <w:sz w:val="28"/>
          <w:szCs w:val="28"/>
          <w:lang w:val="en-GB"/>
        </w:rPr>
        <w:t>thống</w:t>
      </w:r>
      <w:proofErr w:type="spellEnd"/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color w:val="202122"/>
          <w:sz w:val="28"/>
          <w:szCs w:val="28"/>
          <w:lang w:val="en-GB"/>
        </w:rPr>
        <w:t>chữ</w:t>
      </w:r>
      <w:proofErr w:type="spellEnd"/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color w:val="202122"/>
          <w:sz w:val="28"/>
          <w:szCs w:val="28"/>
          <w:lang w:val="en-GB"/>
        </w:rPr>
        <w:t>nổi</w:t>
      </w:r>
      <w:proofErr w:type="spellEnd"/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color w:val="202122"/>
          <w:sz w:val="28"/>
          <w:szCs w:val="28"/>
          <w:lang w:val="en-GB"/>
        </w:rPr>
        <w:t>được</w:t>
      </w:r>
      <w:proofErr w:type="spellEnd"/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color w:val="202122"/>
          <w:sz w:val="28"/>
          <w:szCs w:val="28"/>
          <w:lang w:val="en-GB"/>
        </w:rPr>
        <w:t>đa</w:t>
      </w:r>
      <w:proofErr w:type="spellEnd"/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color w:val="202122"/>
          <w:sz w:val="28"/>
          <w:szCs w:val="28"/>
          <w:lang w:val="en-GB"/>
        </w:rPr>
        <w:t>số</w:t>
      </w:r>
      <w:proofErr w:type="spellEnd"/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hyperlink r:id="rId13" w:tgtFrame="_blank" w:history="1">
        <w:proofErr w:type="spellStart"/>
        <w:r w:rsidRPr="00754ECE">
          <w:rPr>
            <w:rStyle w:val="normaltextrun"/>
            <w:color w:val="0563C1"/>
            <w:sz w:val="28"/>
            <w:szCs w:val="28"/>
            <w:u w:val="single"/>
            <w:lang w:val="en-GB"/>
          </w:rPr>
          <w:t>người</w:t>
        </w:r>
        <w:proofErr w:type="spellEnd"/>
        <w:r w:rsidRPr="00754ECE">
          <w:rPr>
            <w:rStyle w:val="normaltextrun"/>
            <w:color w:val="0563C1"/>
            <w:sz w:val="28"/>
            <w:szCs w:val="28"/>
            <w:u w:val="single"/>
            <w:lang w:val="en-GB"/>
          </w:rPr>
          <w:t xml:space="preserve"> </w:t>
        </w:r>
        <w:proofErr w:type="spellStart"/>
        <w:r w:rsidRPr="00754ECE">
          <w:rPr>
            <w:rStyle w:val="normaltextrun"/>
            <w:color w:val="0563C1"/>
            <w:sz w:val="28"/>
            <w:szCs w:val="28"/>
            <w:u w:val="single"/>
            <w:lang w:val="en-GB"/>
          </w:rPr>
          <w:t>mù</w:t>
        </w:r>
        <w:proofErr w:type="spellEnd"/>
      </w:hyperlink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color w:val="202122"/>
          <w:sz w:val="28"/>
          <w:szCs w:val="28"/>
          <w:lang w:val="en-GB"/>
        </w:rPr>
        <w:t>và</w:t>
      </w:r>
      <w:proofErr w:type="spellEnd"/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hyperlink r:id="rId14" w:tgtFrame="_blank" w:history="1">
        <w:proofErr w:type="spellStart"/>
        <w:r w:rsidRPr="00754ECE">
          <w:rPr>
            <w:rStyle w:val="normaltextrun"/>
            <w:color w:val="0563C1"/>
            <w:sz w:val="28"/>
            <w:szCs w:val="28"/>
            <w:u w:val="single"/>
            <w:lang w:val="en-GB"/>
          </w:rPr>
          <w:t>người</w:t>
        </w:r>
        <w:proofErr w:type="spellEnd"/>
        <w:r w:rsidRPr="00754ECE">
          <w:rPr>
            <w:rStyle w:val="normaltextrun"/>
            <w:color w:val="0563C1"/>
            <w:sz w:val="28"/>
            <w:szCs w:val="28"/>
            <w:u w:val="single"/>
            <w:lang w:val="en-GB"/>
          </w:rPr>
          <w:t xml:space="preserve"> </w:t>
        </w:r>
        <w:proofErr w:type="spellStart"/>
        <w:r w:rsidRPr="00754ECE">
          <w:rPr>
            <w:rStyle w:val="normaltextrun"/>
            <w:color w:val="0563C1"/>
            <w:sz w:val="28"/>
            <w:szCs w:val="28"/>
            <w:u w:val="single"/>
            <w:lang w:val="en-GB"/>
          </w:rPr>
          <w:t>khiếm</w:t>
        </w:r>
        <w:proofErr w:type="spellEnd"/>
        <w:r w:rsidRPr="00754ECE">
          <w:rPr>
            <w:rStyle w:val="normaltextrun"/>
            <w:color w:val="0563C1"/>
            <w:sz w:val="28"/>
            <w:szCs w:val="28"/>
            <w:u w:val="single"/>
            <w:lang w:val="en-GB"/>
          </w:rPr>
          <w:t xml:space="preserve"> </w:t>
        </w:r>
        <w:proofErr w:type="spellStart"/>
        <w:r w:rsidRPr="00754ECE">
          <w:rPr>
            <w:rStyle w:val="normaltextrun"/>
            <w:color w:val="0563C1"/>
            <w:sz w:val="28"/>
            <w:szCs w:val="28"/>
            <w:u w:val="single"/>
            <w:lang w:val="en-GB"/>
          </w:rPr>
          <w:t>thị</w:t>
        </w:r>
        <w:proofErr w:type="spellEnd"/>
      </w:hyperlink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color w:val="202122"/>
          <w:sz w:val="28"/>
          <w:szCs w:val="28"/>
          <w:lang w:val="en-GB"/>
        </w:rPr>
        <w:t>sử</w:t>
      </w:r>
      <w:proofErr w:type="spellEnd"/>
      <w:r w:rsidRPr="00754ECE">
        <w:rPr>
          <w:rStyle w:val="normaltextrun"/>
          <w:color w:val="202122"/>
          <w:sz w:val="28"/>
          <w:szCs w:val="28"/>
          <w:lang w:val="en-GB"/>
        </w:rPr>
        <w:t xml:space="preserve"> </w:t>
      </w:r>
      <w:proofErr w:type="spellStart"/>
      <w:r w:rsidRPr="00754ECE">
        <w:rPr>
          <w:rStyle w:val="normaltextrun"/>
          <w:color w:val="202122"/>
          <w:sz w:val="28"/>
          <w:szCs w:val="28"/>
          <w:lang w:val="en-GB"/>
        </w:rPr>
        <w:t>dụng</w:t>
      </w:r>
      <w:proofErr w:type="spellEnd"/>
      <w:r w:rsidRPr="00754ECE">
        <w:rPr>
          <w:rStyle w:val="normaltextrun"/>
          <w:color w:val="202122"/>
          <w:sz w:val="28"/>
          <w:szCs w:val="28"/>
          <w:lang w:val="en-GB"/>
        </w:rPr>
        <w:t>.</w:t>
      </w:r>
      <w:hyperlink r:id="rId15" w:anchor="cite_note-1" w:tgtFrame="_blank" w:history="1">
        <w:r w:rsidRPr="00754ECE">
          <w:rPr>
            <w:rStyle w:val="normaltextrun"/>
            <w:color w:val="0563C1"/>
            <w:sz w:val="28"/>
            <w:szCs w:val="28"/>
            <w:u w:val="single"/>
            <w:vertAlign w:val="superscript"/>
            <w:lang w:val="en-GB"/>
          </w:rPr>
          <w:t>[1]</w:t>
        </w:r>
      </w:hyperlink>
      <w:r w:rsidRPr="00754ECE">
        <w:rPr>
          <w:rStyle w:val="eop"/>
          <w:sz w:val="28"/>
          <w:szCs w:val="28"/>
        </w:rPr>
        <w:t> </w:t>
      </w:r>
    </w:p>
    <w:p w14:paraId="16A65806" w14:textId="7999165A" w:rsidR="00754ECE" w:rsidRPr="00C37C05" w:rsidRDefault="00754ECE" w:rsidP="00754ECE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jc w:val="both"/>
        <w:textAlignment w:val="baseline"/>
        <w:rPr>
          <w:sz w:val="28"/>
          <w:szCs w:val="28"/>
          <w:lang w:val="fr-FR"/>
        </w:rPr>
      </w:pP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Chữ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Braille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được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hyperlink r:id="rId16" w:tgtFrame="_blank" w:history="1">
        <w:r w:rsidRPr="00C37C05">
          <w:rPr>
            <w:rStyle w:val="normaltextrun"/>
            <w:color w:val="0563C1"/>
            <w:sz w:val="28"/>
            <w:szCs w:val="28"/>
            <w:u w:val="single"/>
            <w:lang w:val="fr-FR"/>
          </w:rPr>
          <w:t>Louis Braille</w:t>
        </w:r>
      </w:hyperlink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phát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minh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năm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1821.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Mỗi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chữ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Braille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được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tạo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thành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từ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6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điểm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,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các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điểm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này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được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sắp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xếp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một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trong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khung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hình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chữ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nhật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gồm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2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cột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và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3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dòng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.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Tập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hợp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các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điểm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nổi</w:t>
      </w:r>
      <w:proofErr w:type="spellEnd"/>
      <w:r w:rsidR="00A20601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chìm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trong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6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vị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trí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sẽ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tạo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ra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một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bộ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64 (2</w:t>
      </w:r>
      <w:r w:rsidRPr="00C37C05">
        <w:rPr>
          <w:rStyle w:val="normaltextrun"/>
          <w:color w:val="202122"/>
          <w:sz w:val="28"/>
          <w:szCs w:val="28"/>
          <w:vertAlign w:val="superscript"/>
          <w:lang w:val="fr-FR"/>
        </w:rPr>
        <w:t>6</w:t>
      </w:r>
      <w:r w:rsidRPr="00C37C05">
        <w:rPr>
          <w:rStyle w:val="normaltextrun"/>
          <w:color w:val="202122"/>
          <w:sz w:val="28"/>
          <w:szCs w:val="28"/>
          <w:lang w:val="fr-FR"/>
        </w:rPr>
        <w:t xml:space="preserve">)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kiểu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>.</w:t>
      </w:r>
      <w:r w:rsidRPr="00C37C05">
        <w:rPr>
          <w:rStyle w:val="eop"/>
          <w:color w:val="202122"/>
          <w:sz w:val="28"/>
          <w:szCs w:val="28"/>
          <w:lang w:val="fr-FR"/>
        </w:rPr>
        <w:t> </w:t>
      </w:r>
    </w:p>
    <w:p w14:paraId="068BA9A3" w14:textId="6E483AAE" w:rsidR="00754ECE" w:rsidRPr="00C37C05" w:rsidRDefault="00754ECE" w:rsidP="00754ECE">
      <w:pPr>
        <w:pStyle w:val="paragraph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sz w:val="28"/>
          <w:szCs w:val="28"/>
          <w:lang w:val="fr-FR"/>
        </w:rPr>
      </w:pP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Giả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thiết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nghiên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proofErr w:type="gramStart"/>
      <w:r w:rsidRPr="00C37C05">
        <w:rPr>
          <w:rStyle w:val="normaltextrun"/>
          <w:color w:val="202122"/>
          <w:sz w:val="28"/>
          <w:szCs w:val="28"/>
          <w:lang w:val="fr-FR"/>
        </w:rPr>
        <w:t>cứu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>:</w:t>
      </w:r>
      <w:proofErr w:type="gram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Nhóm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em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nhận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thấy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rằng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cộng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đồng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người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khiếm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thị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ở Việt Nam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đang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sử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dụng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phương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pháp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học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chữ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nổi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theo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mặt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chữ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la-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tinh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,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nên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nhóm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đã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đưa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ra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phỏng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đoán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rằng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hệ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thống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chữ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nổi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Braille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tiện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lợi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và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thuận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lợi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cho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người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khiếm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thị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học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và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đọc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được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sách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,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báo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hơn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rất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nhiều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so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với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hệ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thống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chữ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nổi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đang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hiện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 xml:space="preserve"> </w:t>
      </w:r>
      <w:proofErr w:type="spellStart"/>
      <w:r w:rsidRPr="00C37C05">
        <w:rPr>
          <w:rStyle w:val="normaltextrun"/>
          <w:color w:val="202122"/>
          <w:sz w:val="28"/>
          <w:szCs w:val="28"/>
          <w:lang w:val="fr-FR"/>
        </w:rPr>
        <w:t>hành</w:t>
      </w:r>
      <w:proofErr w:type="spellEnd"/>
      <w:r w:rsidRPr="00C37C05">
        <w:rPr>
          <w:rStyle w:val="normaltextrun"/>
          <w:color w:val="202122"/>
          <w:sz w:val="28"/>
          <w:szCs w:val="28"/>
          <w:lang w:val="fr-FR"/>
        </w:rPr>
        <w:t>. </w:t>
      </w:r>
      <w:r w:rsidRPr="00C37C05">
        <w:rPr>
          <w:rStyle w:val="eop"/>
          <w:color w:val="202122"/>
          <w:sz w:val="28"/>
          <w:szCs w:val="28"/>
          <w:lang w:val="fr-FR"/>
        </w:rPr>
        <w:t> </w:t>
      </w:r>
    </w:p>
    <w:p w14:paraId="02AF3891" w14:textId="1BBBD4DB" w:rsidR="00AC5002" w:rsidRPr="00C37C05" w:rsidRDefault="00F90B80" w:rsidP="2DA595BA">
      <w:pPr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2.2.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Câu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hỏi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nghiên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cứu</w:t>
      </w:r>
      <w:proofErr w:type="spellEnd"/>
    </w:p>
    <w:p w14:paraId="0FE19CD2" w14:textId="28B17FAE" w:rsidR="00F90B80" w:rsidRPr="00C37C05" w:rsidRDefault="00F90B80" w:rsidP="2DA595BA">
      <w:pPr>
        <w:jc w:val="both"/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-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Tại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sao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lại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chọn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ngôn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ngữ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chữ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nổi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Braille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mà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không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phải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là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loại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chữ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nổi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proofErr w:type="gram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khác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?</w:t>
      </w:r>
      <w:proofErr w:type="gramEnd"/>
    </w:p>
    <w:p w14:paraId="3C7BEBA3" w14:textId="397EF3D6" w:rsidR="00F90B80" w:rsidRPr="00C37C05" w:rsidRDefault="00F90B80" w:rsidP="2DA595BA">
      <w:pPr>
        <w:jc w:val="both"/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-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Tại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sao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chúng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ta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khẳng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định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rằng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sử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dụng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ngôn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ngữ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chữ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nổi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Braille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sẽ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giúp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người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khiếm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thị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học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được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thay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vì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là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nghe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sách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proofErr w:type="gram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nói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?</w:t>
      </w:r>
      <w:proofErr w:type="gram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</w:p>
    <w:p w14:paraId="632DA6D0" w14:textId="0AD2B091" w:rsidR="00AC5002" w:rsidRPr="00C37C05" w:rsidRDefault="00C7569F" w:rsidP="008B34F0">
      <w:pPr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3.</w:t>
      </w:r>
      <w:r w:rsidR="00F45566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PHƯƠNG PHÁP NGHIÊN CỨ</w:t>
      </w:r>
      <w:r w:rsidR="00AC5002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U</w:t>
      </w:r>
    </w:p>
    <w:p w14:paraId="1465735E" w14:textId="039660FF" w:rsidR="00C7569F" w:rsidRPr="00C37C05" w:rsidRDefault="00C7569F" w:rsidP="2DA595BA">
      <w:pPr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3.1.</w:t>
      </w:r>
      <w:r w:rsidR="00754EC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Chọn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đối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tượng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nghiên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cứu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</w:p>
    <w:p w14:paraId="1307A263" w14:textId="324BC395" w:rsidR="00C7569F" w:rsidRPr="00C37C05" w:rsidRDefault="00C7569F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-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Tiêu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chí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: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</w:t>
      </w:r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hững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người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không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may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mắn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bị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khiếm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thị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ở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trên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địa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bàn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thành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phố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Đà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Nẵng</w:t>
      </w:r>
      <w:proofErr w:type="spellEnd"/>
      <w:r w:rsidR="473A1B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.</w:t>
      </w:r>
    </w:p>
    <w:p w14:paraId="26ED5D26" w14:textId="5B8B19D3" w:rsidR="00C7569F" w:rsidRPr="00C37C05" w:rsidRDefault="00C7569F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-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Phạm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gram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vi:</w:t>
      </w:r>
      <w:proofErr w:type="gram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Học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sinh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bị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khiếm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thị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ở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trường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chuyên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biệt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Nguyễn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Đình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Chiểu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thành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phố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Đà</w:t>
      </w:r>
      <w:proofErr w:type="spellEnd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Nẵng</w:t>
      </w:r>
      <w:proofErr w:type="spellEnd"/>
    </w:p>
    <w:p w14:paraId="7B1B4295" w14:textId="5CEC9AC3" w:rsidR="00C7569F" w:rsidRPr="00C37C05" w:rsidRDefault="00C7569F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-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Mục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tiêu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về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số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proofErr w:type="gram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lượng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:</w:t>
      </w:r>
      <w:proofErr w:type="gram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r w:rsidR="00754ECE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10</w:t>
      </w:r>
      <w:r w:rsidR="732F6FE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732F6FE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người</w:t>
      </w:r>
      <w:proofErr w:type="spellEnd"/>
      <w:r w:rsidR="732F6FE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.</w:t>
      </w:r>
    </w:p>
    <w:p w14:paraId="5FD64EC7" w14:textId="133D0253" w:rsidR="00C7569F" w:rsidRPr="00C37C05" w:rsidRDefault="00C7569F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-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Mục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tiêu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về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chất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proofErr w:type="gram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lượng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:</w:t>
      </w:r>
      <w:proofErr w:type="gram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Đảm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bảo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thông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tin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đầy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đủ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,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khách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quan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,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hữu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ích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,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và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có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khả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năng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ứng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dụng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thực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tiễn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cao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trong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cuộc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sống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.</w:t>
      </w:r>
    </w:p>
    <w:p w14:paraId="7C8A1904" w14:textId="77777777" w:rsidR="00C37C05" w:rsidRDefault="00C37C05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</w:p>
    <w:p w14:paraId="3B9923DA" w14:textId="72CEA483" w:rsidR="00C7569F" w:rsidRPr="00C37C05" w:rsidRDefault="00C7569F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3.2.</w:t>
      </w:r>
      <w:r w:rsidR="00754EC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Quá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trình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thu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thập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dữ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liệu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:</w:t>
      </w:r>
    </w:p>
    <w:p w14:paraId="7D0129D3" w14:textId="5A5F68A3" w:rsidR="00C7569F" w:rsidRPr="00C37C05" w:rsidRDefault="00E4546C" w:rsidP="00E4546C">
      <w:pPr>
        <w:ind w:firstLine="540"/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-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Thông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tin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về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kĩ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thuật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Thông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qua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sự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tư</w:t>
      </w:r>
      <w:proofErr w:type="spellEnd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vấn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của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các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thành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viên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trong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các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phòng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thí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nghiệm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các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thầy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cô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hướng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dẫn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và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các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kỹ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sư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kỹ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thuật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viên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trong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lĩnh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vực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tự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động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hóa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và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cơ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khí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và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chuyên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gia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về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dạy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học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cho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người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khiếm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thị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,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</w:t>
      </w:r>
      <w:r w:rsidR="001523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hông</w:t>
      </w:r>
      <w:proofErr w:type="spellEnd"/>
      <w:r w:rsidR="001523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qua </w:t>
      </w:r>
      <w:proofErr w:type="spellStart"/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sách</w:t>
      </w:r>
      <w:proofErr w:type="spellEnd"/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báo</w:t>
      </w:r>
      <w:proofErr w:type="spellEnd"/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, </w:t>
      </w:r>
      <w:proofErr w:type="spellStart"/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các</w:t>
      </w:r>
      <w:proofErr w:type="spellEnd"/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nguồn</w:t>
      </w:r>
      <w:proofErr w:type="spellEnd"/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tư</w:t>
      </w:r>
      <w:proofErr w:type="spellEnd"/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liệ</w:t>
      </w:r>
      <w:r w:rsidR="001523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u</w:t>
      </w:r>
      <w:proofErr w:type="spellEnd"/>
      <w:r w:rsidR="001523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1523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trên</w:t>
      </w:r>
      <w:proofErr w:type="spellEnd"/>
      <w:r w:rsidR="001523C8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I</w:t>
      </w:r>
      <w:r w:rsidR="00C7569F"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nternet.</w:t>
      </w:r>
    </w:p>
    <w:p w14:paraId="193E25C3" w14:textId="1D497A08" w:rsidR="00E4546C" w:rsidRPr="00C37C05" w:rsidRDefault="00E4546C" w:rsidP="00E4546C">
      <w:pPr>
        <w:ind w:firstLine="540"/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lastRenderedPageBreak/>
        <w:t xml:space="preserve">-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Thông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tin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về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nhu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cầu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của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người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khiếm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proofErr w:type="gram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thị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:</w:t>
      </w:r>
      <w:proofErr w:type="gram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Qua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sách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báo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,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các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nguồn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tư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liệu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trên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Internet. Qua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phỏng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vấn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trực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tiếp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các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bạn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học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sinh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khiếm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thị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ở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trường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chuyên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biệt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Nguyễn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Đình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Chiểu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thành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phố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Đà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>Nẵng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  <w:t xml:space="preserve">. </w:t>
      </w:r>
    </w:p>
    <w:p w14:paraId="2B6467C6" w14:textId="7B50C517" w:rsidR="00E4546C" w:rsidRPr="00C37C05" w:rsidRDefault="00F90B80" w:rsidP="00E4546C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3.3.</w:t>
      </w:r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Nguyên </w:t>
      </w:r>
      <w:proofErr w:type="spellStart"/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lí</w:t>
      </w:r>
      <w:proofErr w:type="spellEnd"/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hoạt</w:t>
      </w:r>
      <w:proofErr w:type="spellEnd"/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động</w:t>
      </w:r>
      <w:proofErr w:type="spellEnd"/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của</w:t>
      </w:r>
      <w:proofErr w:type="spellEnd"/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hệ</w:t>
      </w:r>
      <w:proofErr w:type="spellEnd"/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117ABE"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thống</w:t>
      </w:r>
      <w:proofErr w:type="spellEnd"/>
    </w:p>
    <w:p w14:paraId="64A5F8EB" w14:textId="018E89BF" w:rsidR="00117ABE" w:rsidRPr="00C37C05" w:rsidRDefault="00117ABE" w:rsidP="00E4546C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3.3.1.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Sơ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đồ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khái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quát</w:t>
      </w:r>
      <w:proofErr w:type="spellEnd"/>
    </w:p>
    <w:p w14:paraId="4D33E5D5" w14:textId="1EB4060E" w:rsidR="00117ABE" w:rsidRPr="00C37C05" w:rsidRDefault="00117ABE" w:rsidP="00E4546C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fr-FR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2FA3066" wp14:editId="23DE4CF1">
                <wp:simplePos x="0" y="0"/>
                <wp:positionH relativeFrom="column">
                  <wp:posOffset>3162300</wp:posOffset>
                </wp:positionH>
                <wp:positionV relativeFrom="paragraph">
                  <wp:posOffset>13335</wp:posOffset>
                </wp:positionV>
                <wp:extent cx="1562100" cy="80962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BB503" w14:textId="51C2B93A" w:rsidR="00117ABE" w:rsidRPr="00117ABE" w:rsidRDefault="00117ABE" w:rsidP="00117AB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17ABE">
                              <w:rPr>
                                <w:b/>
                                <w:bCs/>
                              </w:rPr>
                              <w:t xml:space="preserve">PHẦN MỀM BRAILLE CONVERTER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FA3066" id="Rectangle 11" o:spid="_x0000_s1026" style="position:absolute;left:0;text-align:left;margin-left:249pt;margin-top:1.05pt;width:123pt;height:63.75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" fillcolor="white [3201]" strokecolor="#4f81bd [3204]" strokeweight="2pt">
                <v:textbox>
                  <w:txbxContent>
                    <w:p w14:paraId="66CBB503" w14:textId="51C2B93A" w:rsidR="00117ABE" w:rsidRPr="00117ABE" w:rsidRDefault="00117ABE" w:rsidP="00117AB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17ABE">
                        <w:rPr>
                          <w:b/>
                          <w:bCs/>
                        </w:rPr>
                        <w:t xml:space="preserve">PHẦN MỀM BRAILLE CONVERTER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F9BCE9B" wp14:editId="2211E72C">
                <wp:simplePos x="0" y="0"/>
                <wp:positionH relativeFrom="column">
                  <wp:posOffset>1866900</wp:posOffset>
                </wp:positionH>
                <wp:positionV relativeFrom="paragraph">
                  <wp:posOffset>241935</wp:posOffset>
                </wp:positionV>
                <wp:extent cx="914400" cy="400050"/>
                <wp:effectExtent l="0" t="19050" r="38100" b="3810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00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91CB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147pt;margin-top:19.05pt;width:1in;height:31.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" adj="16875" fillcolor="#4f81bd [3204]" strokecolor="#243f60 [1604]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F20D9D" wp14:editId="352D3332">
                <wp:simplePos x="0" y="0"/>
                <wp:positionH relativeFrom="column">
                  <wp:posOffset>66675</wp:posOffset>
                </wp:positionH>
                <wp:positionV relativeFrom="paragraph">
                  <wp:posOffset>51435</wp:posOffset>
                </wp:positionV>
                <wp:extent cx="1295400" cy="8096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6C9308" w14:textId="49856845" w:rsidR="00117ABE" w:rsidRPr="00117ABE" w:rsidRDefault="00117ABE" w:rsidP="00117AB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17ABE">
                              <w:rPr>
                                <w:b/>
                                <w:bCs/>
                              </w:rPr>
                              <w:t xml:space="preserve">VĂN BẢN (GỒM CÁC CHỮ CÁI)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F20D9D" id="Rectangle 9" o:spid="_x0000_s1027" style="position:absolute;left:0;text-align:left;margin-left:5.25pt;margin-top:4.05pt;width:102pt;height:63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" fillcolor="white [3201]" strokecolor="#4f81bd [3204]" strokeweight="2pt">
                <v:textbox>
                  <w:txbxContent>
                    <w:p w14:paraId="746C9308" w14:textId="49856845" w:rsidR="00117ABE" w:rsidRPr="00117ABE" w:rsidRDefault="00117ABE" w:rsidP="00117AB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17ABE">
                        <w:rPr>
                          <w:b/>
                          <w:bCs/>
                        </w:rPr>
                        <w:t xml:space="preserve">VĂN BẢN (GỒM CÁC CHỮ CÁI) </w:t>
                      </w:r>
                    </w:p>
                  </w:txbxContent>
                </v:textbox>
              </v:rect>
            </w:pict>
          </mc:Fallback>
        </mc:AlternateContent>
      </w:r>
    </w:p>
    <w:p w14:paraId="2D21E4EB" w14:textId="703095CC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</w:p>
    <w:p w14:paraId="2ECD5C9E" w14:textId="00CB4B50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</w:p>
    <w:p w14:paraId="631B4201" w14:textId="688A0C3D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1B19C2C" wp14:editId="381084B9">
                <wp:simplePos x="0" y="0"/>
                <wp:positionH relativeFrom="column">
                  <wp:posOffset>3648075</wp:posOffset>
                </wp:positionH>
                <wp:positionV relativeFrom="paragraph">
                  <wp:posOffset>140970</wp:posOffset>
                </wp:positionV>
                <wp:extent cx="666750" cy="400050"/>
                <wp:effectExtent l="0" t="0" r="38100" b="3810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66750" cy="400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CAD095" id="Arrow: Right 12" o:spid="_x0000_s1026" type="#_x0000_t13" style="position:absolute;margin-left:287.25pt;margin-top:11.1pt;width:52.5pt;height:31.5pt;rotation:90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" adj="15120" fillcolor="#4f81bd [3204]" strokecolor="#243f60 [1604]" strokeweight="2pt"/>
            </w:pict>
          </mc:Fallback>
        </mc:AlternateContent>
      </w:r>
    </w:p>
    <w:p w14:paraId="0C921BAF" w14:textId="7080C235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</w:p>
    <w:p w14:paraId="22C77C39" w14:textId="302A3804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7B64F18" wp14:editId="43EE3030">
                <wp:simplePos x="0" y="0"/>
                <wp:positionH relativeFrom="column">
                  <wp:posOffset>66675</wp:posOffset>
                </wp:positionH>
                <wp:positionV relativeFrom="paragraph">
                  <wp:posOffset>146685</wp:posOffset>
                </wp:positionV>
                <wp:extent cx="1295400" cy="8096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1FA17" w14:textId="3E86FD37" w:rsidR="00117ABE" w:rsidRPr="00117ABE" w:rsidRDefault="00117ABE" w:rsidP="00117AB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17ABE">
                              <w:rPr>
                                <w:b/>
                                <w:bCs/>
                              </w:rPr>
                              <w:t xml:space="preserve">ARDUINO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64F18" id="Rectangle 16" o:spid="_x0000_s1028" style="position:absolute;left:0;text-align:left;margin-left:5.25pt;margin-top:11.55pt;width:102pt;height:63.7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" fillcolor="white [3201]" strokecolor="#4f81bd [3204]" strokeweight="2pt">
                <v:textbox>
                  <w:txbxContent>
                    <w:p w14:paraId="3A31FA17" w14:textId="3E86FD37" w:rsidR="00117ABE" w:rsidRPr="00117ABE" w:rsidRDefault="00117ABE" w:rsidP="00117AB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17ABE">
                        <w:rPr>
                          <w:b/>
                          <w:bCs/>
                        </w:rPr>
                        <w:t xml:space="preserve">ARDUINO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81186E2" wp14:editId="2EE4A1BC">
                <wp:simplePos x="0" y="0"/>
                <wp:positionH relativeFrom="column">
                  <wp:posOffset>3333750</wp:posOffset>
                </wp:positionH>
                <wp:positionV relativeFrom="paragraph">
                  <wp:posOffset>142240</wp:posOffset>
                </wp:positionV>
                <wp:extent cx="1295400" cy="8096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4FC0B" w14:textId="6D4E690A" w:rsidR="00117ABE" w:rsidRPr="00117ABE" w:rsidRDefault="00117ABE" w:rsidP="00117AB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17ABE">
                              <w:rPr>
                                <w:b/>
                                <w:bCs/>
                              </w:rPr>
                              <w:t xml:space="preserve">MÃ NHỊ PHÂN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186E2" id="Rectangle 13" o:spid="_x0000_s1029" style="position:absolute;left:0;text-align:left;margin-left:262.5pt;margin-top:11.2pt;width:102pt;height:63.7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" fillcolor="white [3201]" strokecolor="#4f81bd [3204]" strokeweight="2pt">
                <v:textbox>
                  <w:txbxContent>
                    <w:p w14:paraId="23D4FC0B" w14:textId="6D4E690A" w:rsidR="00117ABE" w:rsidRPr="00117ABE" w:rsidRDefault="00117ABE" w:rsidP="00117AB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17ABE">
                        <w:rPr>
                          <w:b/>
                          <w:bCs/>
                        </w:rPr>
                        <w:t xml:space="preserve">MÃ NHỊ PHÂN </w:t>
                      </w:r>
                    </w:p>
                  </w:txbxContent>
                </v:textbox>
              </v:rect>
            </w:pict>
          </mc:Fallback>
        </mc:AlternateContent>
      </w:r>
    </w:p>
    <w:p w14:paraId="337EEF7D" w14:textId="56D98A3A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3A216F4" wp14:editId="639E1DE8">
                <wp:simplePos x="0" y="0"/>
                <wp:positionH relativeFrom="column">
                  <wp:posOffset>1809750</wp:posOffset>
                </wp:positionH>
                <wp:positionV relativeFrom="paragraph">
                  <wp:posOffset>30479</wp:posOffset>
                </wp:positionV>
                <wp:extent cx="990600" cy="400050"/>
                <wp:effectExtent l="19050" t="19050" r="19050" b="3810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90600" cy="400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8ADC35" id="Arrow: Right 15" o:spid="_x0000_s1026" type="#_x0000_t13" style="position:absolute;margin-left:142.5pt;margin-top:2.4pt;width:78pt;height:31.5pt;rotation:180;z-index:2516582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" adj="17238" fillcolor="#4f81bd [3204]" strokecolor="#243f60 [1604]" strokeweight="2pt"/>
            </w:pict>
          </mc:Fallback>
        </mc:AlternateContent>
      </w:r>
    </w:p>
    <w:p w14:paraId="375CBBC3" w14:textId="3C186421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</w:p>
    <w:p w14:paraId="288F3DB1" w14:textId="690E67F4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858E3D8" wp14:editId="691C33FB">
                <wp:simplePos x="0" y="0"/>
                <wp:positionH relativeFrom="column">
                  <wp:posOffset>466725</wp:posOffset>
                </wp:positionH>
                <wp:positionV relativeFrom="paragraph">
                  <wp:posOffset>217805</wp:posOffset>
                </wp:positionV>
                <wp:extent cx="495300" cy="400050"/>
                <wp:effectExtent l="9525" t="9525" r="47625" b="47625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5300" cy="400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D13F10" id="Arrow: Right 17" o:spid="_x0000_s1026" type="#_x0000_t13" style="position:absolute;margin-left:36.75pt;margin-top:17.15pt;width:39pt;height:31.5pt;rotation:90;z-index:25165825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" adj="12877" fillcolor="#4f81bd [3204]" strokecolor="#243f60 [1604]" strokeweight="2pt"/>
            </w:pict>
          </mc:Fallback>
        </mc:AlternateContent>
      </w:r>
    </w:p>
    <w:p w14:paraId="651CFE53" w14:textId="68F949D9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</w:p>
    <w:p w14:paraId="061C5FED" w14:textId="485DC8A0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0E67598" wp14:editId="01C7DCF7">
                <wp:simplePos x="0" y="0"/>
                <wp:positionH relativeFrom="column">
                  <wp:posOffset>3362325</wp:posOffset>
                </wp:positionH>
                <wp:positionV relativeFrom="paragraph">
                  <wp:posOffset>61595</wp:posOffset>
                </wp:positionV>
                <wp:extent cx="1247775" cy="8286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828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52734" w14:textId="1CC64ABB" w:rsidR="00117ABE" w:rsidRDefault="00117ABE" w:rsidP="00117ABE">
                            <w:pPr>
                              <w:jc w:val="center"/>
                            </w:pPr>
                            <w:r>
                              <w:t>CHỮ NỔI (TÍN HIỆU XÚC GIÁC)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E67598" id="Rectangle 20" o:spid="_x0000_s1030" style="position:absolute;left:0;text-align:left;margin-left:264.75pt;margin-top:4.85pt;width:98.25pt;height:65.2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" fillcolor="#f79646 [3209]" strokecolor="#974706 [1609]" strokeweight="2pt">
                <v:textbox>
                  <w:txbxContent>
                    <w:p w14:paraId="3B652734" w14:textId="1CC64ABB" w:rsidR="00117ABE" w:rsidRDefault="00117ABE" w:rsidP="00117ABE">
                      <w:pPr>
                        <w:jc w:val="center"/>
                      </w:pPr>
                      <w:r>
                        <w:t>CHỮ NỔI (TÍN HIỆU XÚC GIÁC)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D429A9D" wp14:editId="53F89062">
                <wp:simplePos x="0" y="0"/>
                <wp:positionH relativeFrom="column">
                  <wp:posOffset>1924050</wp:posOffset>
                </wp:positionH>
                <wp:positionV relativeFrom="paragraph">
                  <wp:posOffset>268605</wp:posOffset>
                </wp:positionV>
                <wp:extent cx="914400" cy="400050"/>
                <wp:effectExtent l="0" t="19050" r="38100" b="3810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00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100F8" id="Arrow: Right 19" o:spid="_x0000_s1026" type="#_x0000_t13" style="position:absolute;margin-left:151.5pt;margin-top:21.15pt;width:1in;height:31.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" adj="16875" fillcolor="#4f81bd [3204]" strokecolor="#243f60 [1604]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0DB59E" wp14:editId="64E583A7">
                <wp:simplePos x="0" y="0"/>
                <wp:positionH relativeFrom="column">
                  <wp:posOffset>85725</wp:posOffset>
                </wp:positionH>
                <wp:positionV relativeFrom="paragraph">
                  <wp:posOffset>99695</wp:posOffset>
                </wp:positionV>
                <wp:extent cx="1295400" cy="8096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2A5E8" w14:textId="50CA0CC6" w:rsidR="00117ABE" w:rsidRPr="00117ABE" w:rsidRDefault="00117ABE" w:rsidP="00117AB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17ABE">
                              <w:rPr>
                                <w:b/>
                                <w:bCs/>
                              </w:rPr>
                              <w:t xml:space="preserve">SERVO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DB59E" id="Rectangle 18" o:spid="_x0000_s1031" style="position:absolute;left:0;text-align:left;margin-left:6.75pt;margin-top:7.85pt;width:102pt;height:63.7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" fillcolor="white [3201]" strokecolor="#4f81bd [3204]" strokeweight="2pt">
                <v:textbox>
                  <w:txbxContent>
                    <w:p w14:paraId="44D2A5E8" w14:textId="50CA0CC6" w:rsidR="00117ABE" w:rsidRPr="00117ABE" w:rsidRDefault="00117ABE" w:rsidP="00117AB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17ABE">
                        <w:rPr>
                          <w:b/>
                          <w:bCs/>
                        </w:rPr>
                        <w:t xml:space="preserve">SERVO </w:t>
                      </w:r>
                    </w:p>
                  </w:txbxContent>
                </v:textbox>
              </v:rect>
            </w:pict>
          </mc:Fallback>
        </mc:AlternateContent>
      </w:r>
    </w:p>
    <w:p w14:paraId="42E9EEB2" w14:textId="7523F652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</w:p>
    <w:p w14:paraId="185AC77D" w14:textId="77777777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</w:p>
    <w:p w14:paraId="4071E4DB" w14:textId="61FA7530" w:rsidR="00117ABE" w:rsidRPr="00C37C05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</w:p>
    <w:p w14:paraId="5816244A" w14:textId="77777777" w:rsidR="00D93820" w:rsidRDefault="00D93820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FF0000"/>
          <w:sz w:val="28"/>
          <w:szCs w:val="28"/>
          <w:shd w:val="clear" w:color="auto" w:fill="FFFFFF"/>
          <w:lang w:val="fr-FR"/>
        </w:rPr>
      </w:pPr>
    </w:p>
    <w:p w14:paraId="5E57200B" w14:textId="77777777" w:rsidR="00D93820" w:rsidRDefault="00D93820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FF0000"/>
          <w:sz w:val="28"/>
          <w:szCs w:val="28"/>
          <w:shd w:val="clear" w:color="auto" w:fill="FFFFFF"/>
          <w:lang w:val="fr-FR"/>
        </w:rPr>
      </w:pPr>
    </w:p>
    <w:p w14:paraId="5B110963" w14:textId="77777777" w:rsidR="00D93820" w:rsidRDefault="00D93820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FF0000"/>
          <w:sz w:val="28"/>
          <w:szCs w:val="28"/>
          <w:shd w:val="clear" w:color="auto" w:fill="FFFFFF"/>
          <w:lang w:val="fr-FR"/>
        </w:rPr>
      </w:pPr>
    </w:p>
    <w:p w14:paraId="606E9B30" w14:textId="4F751E1C" w:rsidR="00117ABE" w:rsidRPr="00D54606" w:rsidRDefault="00117ABE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fr-FR"/>
        </w:rPr>
      </w:pPr>
      <w:r w:rsidRPr="00D54606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fr-FR"/>
        </w:rPr>
        <w:t xml:space="preserve">3.3.2. </w:t>
      </w:r>
      <w:proofErr w:type="spellStart"/>
      <w:r w:rsidR="004461D8" w:rsidRPr="00D54606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fr-FR"/>
        </w:rPr>
        <w:t>Sơ</w:t>
      </w:r>
      <w:proofErr w:type="spellEnd"/>
      <w:r w:rsidR="004461D8" w:rsidRPr="00D54606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4461D8" w:rsidRPr="00D54606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fr-FR"/>
        </w:rPr>
        <w:t>đồ</w:t>
      </w:r>
      <w:proofErr w:type="spellEnd"/>
      <w:r w:rsidR="004461D8" w:rsidRPr="00D54606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4461D8" w:rsidRPr="00D54606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fr-FR"/>
        </w:rPr>
        <w:t>khối</w:t>
      </w:r>
      <w:proofErr w:type="spellEnd"/>
      <w:r w:rsidR="004461D8" w:rsidRPr="00D54606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4461D8" w:rsidRPr="00D54606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fr-FR"/>
        </w:rPr>
        <w:t>nguyên</w:t>
      </w:r>
      <w:proofErr w:type="spellEnd"/>
      <w:r w:rsidR="004461D8" w:rsidRPr="00D54606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4461D8" w:rsidRPr="00D54606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fr-FR"/>
        </w:rPr>
        <w:t>lí</w:t>
      </w:r>
      <w:proofErr w:type="spellEnd"/>
    </w:p>
    <w:p w14:paraId="5DDCD61D" w14:textId="686F9346" w:rsidR="00D93820" w:rsidRPr="00C37C05" w:rsidRDefault="00D93820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imes New Roman" w:eastAsia="Times New Roman" w:hAnsi="Times New Roman" w:cs="Times New Roman"/>
          <w:b/>
          <w:bCs/>
          <w:noProof/>
          <w:color w:val="FF0000"/>
          <w:sz w:val="28"/>
          <w:szCs w:val="28"/>
          <w:shd w:val="clear" w:color="auto" w:fill="FFFFFF"/>
          <w:lang w:val="fr-FR"/>
        </w:rPr>
        <w:lastRenderedPageBreak/>
        <w:drawing>
          <wp:inline distT="0" distB="0" distL="0" distR="0" wp14:anchorId="1B71C0AB" wp14:editId="3474E183">
            <wp:extent cx="5943600" cy="7450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DDF5" w14:textId="2367E708" w:rsidR="004461D8" w:rsidRPr="00C37C05" w:rsidRDefault="004461D8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</w:p>
    <w:p w14:paraId="6416EE61" w14:textId="0ED9D69F" w:rsidR="004461D8" w:rsidRPr="00C37C05" w:rsidRDefault="004461D8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3.3.3.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Mô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tả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cách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sử</w:t>
      </w:r>
      <w:proofErr w:type="spellEnd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37C05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dụng</w:t>
      </w:r>
      <w:proofErr w:type="spellEnd"/>
    </w:p>
    <w:p w14:paraId="406BBA6A" w14:textId="767F1176" w:rsidR="004461D8" w:rsidRPr="00C37C05" w:rsidRDefault="004461D8" w:rsidP="004461D8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lastRenderedPageBreak/>
        <w:t xml:space="preserve"> </w:t>
      </w:r>
      <w:proofErr w:type="spellStart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Mô</w:t>
      </w:r>
      <w:proofErr w:type="spellEnd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proofErr w:type="gramStart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tả</w:t>
      </w:r>
      <w:proofErr w:type="spellEnd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:</w:t>
      </w:r>
      <w:proofErr w:type="gram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Người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dùng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sẽ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dùng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tay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di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chuyển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thanh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rượt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từ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trái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qua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phải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để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cảm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biến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xác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định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dược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vị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trí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kí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tự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cần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đọc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trên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trang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text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ảo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rồi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chuyển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thành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tính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hiệu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xúc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giác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lên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ngón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tay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bằng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ngôn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ngữ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braille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để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người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khiếm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thị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đọc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một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cách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tự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nhiên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nhất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Việc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làm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trên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mô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phỏng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việc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đọc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sách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như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thông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thường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Ngoài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ra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cơ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cấu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này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còn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giúp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cho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cho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người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khiếm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thị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không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mất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nhiều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thời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gian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để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tìm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hiểu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về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cách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sử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dụng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cũng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như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việc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sử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dụng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cũng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trở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nên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thuận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tiện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hơn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cho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người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khiếm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thị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</w:p>
    <w:p w14:paraId="7ACD86D2" w14:textId="1B5CED93" w:rsidR="004461D8" w:rsidRPr="00F87EBD" w:rsidRDefault="004461D8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</w:pPr>
      <w:r w:rsidRPr="00F87EBD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3.</w:t>
      </w:r>
      <w:r w:rsidR="00F87EBD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4</w:t>
      </w:r>
      <w:r w:rsidRPr="00F87EBD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. Nguyên </w:t>
      </w:r>
      <w:proofErr w:type="spellStart"/>
      <w:r w:rsidRPr="00F87EBD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lí</w:t>
      </w:r>
      <w:proofErr w:type="spellEnd"/>
      <w:r w:rsidRPr="00F87EBD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F87EBD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làm</w:t>
      </w:r>
      <w:proofErr w:type="spellEnd"/>
      <w:r w:rsidRPr="00F87EBD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F87EBD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chữ</w:t>
      </w:r>
      <w:proofErr w:type="spellEnd"/>
      <w:r w:rsidRPr="00F87EBD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F87EBD"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fr-FR"/>
        </w:rPr>
        <w:t>nổi</w:t>
      </w:r>
      <w:proofErr w:type="spellEnd"/>
    </w:p>
    <w:p w14:paraId="5CEB8581" w14:textId="1392777F" w:rsidR="004461D8" w:rsidRPr="00C37C05" w:rsidRDefault="004461D8" w:rsidP="004461D8">
      <w:pPr>
        <w:pStyle w:val="ListParagraph"/>
        <w:ind w:left="1080"/>
        <w:rPr>
          <w:rFonts w:ascii="Times New Roman" w:hAnsi="Times New Roman" w:cs="Times New Roman"/>
          <w:b/>
          <w:i/>
          <w:sz w:val="28"/>
          <w:szCs w:val="28"/>
          <w:lang w:val="fr-FR"/>
        </w:rPr>
      </w:pPr>
      <w:r w:rsidRPr="00C37C05">
        <w:rPr>
          <w:rFonts w:ascii="Times New Roman" w:hAnsi="Times New Roman" w:cs="Times New Roman"/>
          <w:b/>
          <w:i/>
          <w:sz w:val="28"/>
          <w:szCs w:val="28"/>
          <w:lang w:val="fr-FR"/>
        </w:rPr>
        <w:t xml:space="preserve">- </w:t>
      </w:r>
      <w:proofErr w:type="spellStart"/>
      <w:r w:rsidRPr="00C37C05">
        <w:rPr>
          <w:rFonts w:ascii="Times New Roman" w:hAnsi="Times New Roman" w:cs="Times New Roman"/>
          <w:b/>
          <w:i/>
          <w:sz w:val="28"/>
          <w:szCs w:val="28"/>
          <w:lang w:val="fr-FR"/>
        </w:rPr>
        <w:t>Cơ</w:t>
      </w:r>
      <w:proofErr w:type="spellEnd"/>
      <w:r w:rsidRPr="00C37C05">
        <w:rPr>
          <w:rFonts w:ascii="Times New Roman" w:hAnsi="Times New Roman" w:cs="Times New Roman"/>
          <w:b/>
          <w:i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b/>
          <w:i/>
          <w:sz w:val="28"/>
          <w:szCs w:val="28"/>
          <w:lang w:val="fr-FR"/>
        </w:rPr>
        <w:t>cấu</w:t>
      </w:r>
      <w:proofErr w:type="spellEnd"/>
      <w:r w:rsidRPr="00C37C05">
        <w:rPr>
          <w:rFonts w:ascii="Times New Roman" w:hAnsi="Times New Roman" w:cs="Times New Roman"/>
          <w:b/>
          <w:i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b/>
          <w:i/>
          <w:sz w:val="28"/>
          <w:szCs w:val="28"/>
          <w:lang w:val="fr-FR"/>
        </w:rPr>
        <w:t>nổi</w:t>
      </w:r>
      <w:proofErr w:type="spellEnd"/>
      <w:r w:rsidRPr="00C37C05">
        <w:rPr>
          <w:rFonts w:ascii="Times New Roman" w:hAnsi="Times New Roman" w:cs="Times New Roman"/>
          <w:b/>
          <w:i/>
          <w:sz w:val="28"/>
          <w:szCs w:val="28"/>
          <w:lang w:val="fr-FR"/>
        </w:rPr>
        <w:t xml:space="preserve"> </w:t>
      </w:r>
      <w:proofErr w:type="spellStart"/>
      <w:proofErr w:type="gramStart"/>
      <w:r w:rsidRPr="00C37C05">
        <w:rPr>
          <w:rFonts w:ascii="Times New Roman" w:hAnsi="Times New Roman" w:cs="Times New Roman"/>
          <w:b/>
          <w:i/>
          <w:sz w:val="28"/>
          <w:szCs w:val="28"/>
          <w:lang w:val="fr-FR"/>
        </w:rPr>
        <w:t>chữ</w:t>
      </w:r>
      <w:proofErr w:type="spellEnd"/>
      <w:r w:rsidRPr="00C37C05">
        <w:rPr>
          <w:rFonts w:ascii="Times New Roman" w:hAnsi="Times New Roman" w:cs="Times New Roman"/>
          <w:b/>
          <w:i/>
          <w:sz w:val="28"/>
          <w:szCs w:val="28"/>
          <w:lang w:val="fr-FR"/>
        </w:rPr>
        <w:t>:</w:t>
      </w:r>
      <w:proofErr w:type="gramEnd"/>
    </w:p>
    <w:p w14:paraId="526D86D2" w14:textId="31A7D7EA" w:rsidR="004461D8" w:rsidRPr="00A20601" w:rsidRDefault="004461D8" w:rsidP="004461D8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Để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giải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thích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và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minh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họa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cho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câu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sz w:val="28"/>
          <w:szCs w:val="28"/>
          <w:lang w:val="fr-FR"/>
        </w:rPr>
        <w:t>hỏi</w:t>
      </w:r>
      <w:proofErr w:type="spellEnd"/>
      <w:r w:rsidRPr="00C37C05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“</w:t>
      </w:r>
      <w:proofErr w:type="spellStart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Máy</w:t>
      </w:r>
      <w:proofErr w:type="spellEnd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hoạt</w:t>
      </w:r>
      <w:proofErr w:type="spellEnd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động</w:t>
      </w:r>
      <w:proofErr w:type="spellEnd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như</w:t>
      </w:r>
      <w:proofErr w:type="spellEnd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thế</w:t>
      </w:r>
      <w:proofErr w:type="spellEnd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proofErr w:type="gramStart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nào</w:t>
      </w:r>
      <w:proofErr w:type="spellEnd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>?</w:t>
      </w:r>
      <w:proofErr w:type="gramEnd"/>
      <w:r w:rsidRPr="00C37C05">
        <w:rPr>
          <w:rFonts w:ascii="Times New Roman" w:hAnsi="Times New Roman" w:cs="Times New Roman"/>
          <w:b/>
          <w:sz w:val="28"/>
          <w:szCs w:val="28"/>
          <w:lang w:val="fr-FR"/>
        </w:rPr>
        <w:t xml:space="preserve">” </w:t>
      </w:r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đây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chúng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em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xin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lấy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>chữ</w:t>
      </w:r>
      <w:proofErr w:type="spellEnd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 xml:space="preserve"> “A”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trong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tiêu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chuẩn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Braille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làm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ví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Pr="00A20601">
        <w:rPr>
          <w:rFonts w:ascii="Times New Roman" w:hAnsi="Times New Roman" w:cs="Times New Roman"/>
          <w:sz w:val="28"/>
          <w:szCs w:val="28"/>
          <w:lang w:val="fr-FR"/>
        </w:rPr>
        <w:t>dụ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</w:p>
    <w:p w14:paraId="78D9AA70" w14:textId="77777777" w:rsidR="00A34DC5" w:rsidRPr="00A20601" w:rsidRDefault="004461D8" w:rsidP="004461D8">
      <w:pPr>
        <w:pStyle w:val="ListParagraph"/>
        <w:ind w:left="1080"/>
        <w:rPr>
          <w:lang w:val="fr-FR"/>
        </w:rPr>
      </w:pP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Như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hình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minh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họa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bên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dưới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các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dấu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>đen</w:t>
      </w:r>
      <w:proofErr w:type="spellEnd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tượng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trưng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cho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>vị</w:t>
      </w:r>
      <w:proofErr w:type="spellEnd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>trí</w:t>
      </w:r>
      <w:proofErr w:type="spellEnd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>núm</w:t>
      </w:r>
      <w:proofErr w:type="spellEnd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>nổi</w:t>
      </w:r>
      <w:proofErr w:type="spellEnd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khi in ra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giấy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Cũng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tương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tự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như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vậy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trên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bề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mặt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đọc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của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thiết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bị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chúng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em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làm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các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>chốt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có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thể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>dịch</w:t>
      </w:r>
      <w:proofErr w:type="spellEnd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>chuyển</w:t>
      </w:r>
      <w:proofErr w:type="spellEnd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>lên</w:t>
      </w:r>
      <w:proofErr w:type="spellEnd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sz w:val="28"/>
          <w:szCs w:val="28"/>
          <w:lang w:val="fr-FR"/>
        </w:rPr>
        <w:t>xuống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tượng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trưng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cho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các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gờ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fr-FR"/>
        </w:rPr>
        <w:t>nổi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fr-FR"/>
        </w:rPr>
        <w:t>.</w:t>
      </w:r>
      <w:r w:rsidR="00A34DC5" w:rsidRPr="00A20601">
        <w:rPr>
          <w:lang w:val="fr-FR"/>
        </w:rPr>
        <w:t xml:space="preserve"> </w:t>
      </w:r>
    </w:p>
    <w:p w14:paraId="4EDA01C7" w14:textId="65EE0F9B" w:rsidR="004461D8" w:rsidRPr="004461D8" w:rsidRDefault="00A34DC5" w:rsidP="004461D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6C141F" wp14:editId="304CCFB1">
            <wp:extent cx="4602480" cy="2301240"/>
            <wp:effectExtent l="0" t="0" r="7620" b="3810"/>
            <wp:docPr id="22" name="Picture 22" descr="National Federation of the Blind en Twitter: &quot;Interested in #Braille? Over  the next few weeks, we're going to be introducing you to the Braille  alphabet. Let's start with the letter a, sh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ional Federation of the Blind en Twitter: &quot;Interested in #Braille? Over  the next few weeks, we're going to be introducing you to the Braille  alphabet. Let's start with the letter a, show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7280" w14:textId="64C7F476" w:rsidR="004461D8" w:rsidRDefault="004461D8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AE60EA3" w14:textId="77777777" w:rsidR="004461D8" w:rsidRDefault="004461D8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327384C" w14:textId="77777777" w:rsidR="004461D8" w:rsidRDefault="004461D8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769F169" w14:textId="77777777" w:rsidR="004461D8" w:rsidRDefault="004461D8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6B79E4C" w14:textId="77777777" w:rsidR="004461D8" w:rsidRDefault="004461D8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E8FC0B7" w14:textId="77777777" w:rsidR="004461D8" w:rsidRDefault="004461D8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301465C" w14:textId="77777777" w:rsidR="004461D8" w:rsidRDefault="004461D8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7B3FF011" w14:textId="77777777" w:rsidR="004461D8" w:rsidRDefault="004461D8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05B6DA7" w14:textId="77777777" w:rsidR="00D93820" w:rsidRDefault="00D93820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</w:pPr>
    </w:p>
    <w:p w14:paraId="4F5EF02E" w14:textId="77777777" w:rsidR="00D93820" w:rsidRDefault="00D93820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</w:pPr>
    </w:p>
    <w:p w14:paraId="58C0A2F2" w14:textId="77777777" w:rsidR="00D93820" w:rsidRDefault="00D93820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</w:pPr>
    </w:p>
    <w:p w14:paraId="30AE765E" w14:textId="07C78262" w:rsidR="00C7569F" w:rsidRPr="002A2137" w:rsidRDefault="00C7569F" w:rsidP="2DA595BA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2AFDF6A2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3.</w:t>
      </w:r>
      <w:r w:rsidR="00F87EBD" w:rsidRPr="2AFDF6A2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5</w:t>
      </w:r>
      <w:r w:rsidRPr="2AFDF6A2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.</w:t>
      </w:r>
      <w:r w:rsidR="00754ECE" w:rsidRPr="2AFDF6A2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2AFDF6A2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Kết</w:t>
      </w:r>
      <w:proofErr w:type="spellEnd"/>
      <w:r w:rsidRPr="2AFDF6A2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2AFDF6A2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quả</w:t>
      </w:r>
      <w:proofErr w:type="spellEnd"/>
      <w:r w:rsidRPr="2AFDF6A2">
        <w:rPr>
          <w:rStyle w:val="text-format-content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4E59354" w14:textId="244C7DBB" w:rsidR="00C7569F" w:rsidRDefault="00C7569F" w:rsidP="2AFDF6A2">
      <w:pPr>
        <w:spacing w:after="0" w:line="360" w:lineRule="auto"/>
        <w:ind w:firstLine="720"/>
        <w:jc w:val="both"/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Qua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những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dữ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liệu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nghiên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cứu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đó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4BCFE4DD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chúng</w:t>
      </w:r>
      <w:proofErr w:type="spellEnd"/>
      <w:r w:rsidR="4BCFE4DD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em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đã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tổng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hợp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lại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ứng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dụng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vào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trong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7B6B963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thiết</w:t>
      </w:r>
      <w:proofErr w:type="spellEnd"/>
      <w:r w:rsidR="37B6B963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7B6B963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bị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từ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đó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điều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khiển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các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thiết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bị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phần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cứng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sao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cho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phù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hợp</w:t>
      </w:r>
      <w:proofErr w:type="spellEnd"/>
      <w:r w:rsidR="7B6F618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7B6F618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thân</w:t>
      </w:r>
      <w:proofErr w:type="spellEnd"/>
      <w:r w:rsidR="7B6F618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7B6F618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thiện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 </w:t>
      </w:r>
      <w:proofErr w:type="spellStart"/>
      <w:r w:rsidR="35958968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người</w:t>
      </w:r>
      <w:proofErr w:type="spellEnd"/>
      <w:proofErr w:type="gramEnd"/>
      <w:r w:rsidR="35958968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5958968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dùng</w:t>
      </w:r>
      <w:proofErr w:type="spellEnd"/>
      <w:r w:rsidR="35958968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Sản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phẩm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đã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hoàn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thiện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về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mặt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lí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thuyết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và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giả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thuyết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khoa </w:t>
      </w:r>
      <w:proofErr w:type="spellStart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học</w:t>
      </w:r>
      <w:proofErr w:type="spellEnd"/>
      <w:r w:rsidR="34F95646" w:rsidRPr="00E37901">
        <w:rPr>
          <w:rStyle w:val="text-format-content"/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71A637EB" w14:textId="27D217A7" w:rsidR="00C7569F" w:rsidRPr="00E37901" w:rsidRDefault="00C7569F" w:rsidP="2DA595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B4CAB9C" w14:textId="0C822D68" w:rsidR="00C7569F" w:rsidRPr="00E37901" w:rsidRDefault="00C7569F" w:rsidP="2DA595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3D3D440" w14:textId="4A169E7F" w:rsidR="00C7569F" w:rsidRPr="00E37901" w:rsidRDefault="00C7569F" w:rsidP="2DA595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B088253" w14:textId="474F0B04" w:rsidR="00C7569F" w:rsidRPr="00E37901" w:rsidRDefault="001523C8" w:rsidP="00C1608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 </w:t>
      </w:r>
      <w:r w:rsidR="00FA7955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THIẾT KẾ NGHIÊN CỨU</w:t>
      </w:r>
    </w:p>
    <w:p w14:paraId="707C9DD7" w14:textId="1F438B2C" w:rsidR="00C7569F" w:rsidRPr="00E37901" w:rsidRDefault="001523C8" w:rsidP="2DA595BA">
      <w:pPr>
        <w:tabs>
          <w:tab w:val="left" w:pos="284"/>
          <w:tab w:val="left" w:leader="dot" w:pos="5670"/>
          <w:tab w:val="left" w:leader="dot" w:pos="9356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4.</w:t>
      </w:r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Ý </w:t>
      </w:r>
      <w:proofErr w:type="spellStart"/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tưởng</w:t>
      </w:r>
      <w:proofErr w:type="spellEnd"/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sản</w:t>
      </w:r>
      <w:proofErr w:type="spellEnd"/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phẩm</w:t>
      </w:r>
      <w:proofErr w:type="spellEnd"/>
    </w:p>
    <w:p w14:paraId="77C02C53" w14:textId="445403F8" w:rsidR="00C7569F" w:rsidRPr="00E37901" w:rsidRDefault="00C7569F" w:rsidP="2DA595BA">
      <w:pPr>
        <w:tabs>
          <w:tab w:val="left" w:pos="284"/>
          <w:tab w:val="left" w:leader="dot" w:pos="5670"/>
          <w:tab w:val="left" w:leader="dot" w:pos="9356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hAnsi="Times New Roman" w:cs="Times New Roman"/>
          <w:sz w:val="28"/>
          <w:szCs w:val="28"/>
        </w:rPr>
        <w:tab/>
      </w:r>
      <w:r w:rsidR="00C1608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37901">
        <w:rPr>
          <w:rFonts w:ascii="Times New Roman" w:eastAsia="Times New Roman" w:hAnsi="Times New Roman" w:cs="Times New Roman"/>
          <w:sz w:val="28"/>
          <w:szCs w:val="28"/>
        </w:rPr>
        <w:t>Phần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sz w:val="28"/>
          <w:szCs w:val="28"/>
        </w:rPr>
        <w:t>mềm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giọng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nói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2BB3AAC" w:rsidRPr="00E37901">
        <w:rPr>
          <w:rFonts w:ascii="Times New Roman" w:eastAsia="Times New Roman" w:hAnsi="Times New Roman" w:cs="Times New Roman"/>
          <w:sz w:val="28"/>
          <w:szCs w:val="28"/>
        </w:rPr>
        <w:t>cứng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E148605" w14:textId="75E5DB85" w:rsidR="2DA595BA" w:rsidRPr="00E37901" w:rsidRDefault="00C7569F" w:rsidP="2DA595BA">
      <w:pPr>
        <w:tabs>
          <w:tab w:val="left" w:pos="284"/>
          <w:tab w:val="left" w:leader="dot" w:pos="5670"/>
          <w:tab w:val="left" w:leader="dot" w:pos="9356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hAnsi="Times New Roman" w:cs="Times New Roman"/>
          <w:sz w:val="28"/>
          <w:szCs w:val="28"/>
        </w:rPr>
        <w:tab/>
      </w:r>
      <w:r w:rsidR="00C1608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37901">
        <w:rPr>
          <w:rFonts w:ascii="Times New Roman" w:eastAsia="Times New Roman" w:hAnsi="Times New Roman" w:cs="Times New Roman"/>
          <w:sz w:val="28"/>
          <w:szCs w:val="28"/>
        </w:rPr>
        <w:t>Phần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37901">
        <w:rPr>
          <w:rFonts w:ascii="Times New Roman" w:eastAsia="Times New Roman" w:hAnsi="Times New Roman" w:cs="Times New Roman"/>
          <w:sz w:val="28"/>
          <w:szCs w:val="28"/>
        </w:rPr>
        <w:t>cứng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A4E6F9D" w:rsidRPr="00E37901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="00C1608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965BC6" w14:textId="5447FEE5" w:rsidR="00C7569F" w:rsidRPr="00E37901" w:rsidRDefault="00FA7955" w:rsidP="2DA595BA">
      <w:pPr>
        <w:tabs>
          <w:tab w:val="left" w:pos="284"/>
          <w:tab w:val="left" w:leader="dot" w:pos="5670"/>
          <w:tab w:val="left" w:leader="dot" w:pos="9356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4.2</w:t>
      </w:r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phẩm</w:t>
      </w:r>
      <w:proofErr w:type="spellEnd"/>
    </w:p>
    <w:p w14:paraId="68504388" w14:textId="36597096" w:rsidR="00C7569F" w:rsidRPr="0080561F" w:rsidRDefault="00FA7955" w:rsidP="2DA595BA">
      <w:pPr>
        <w:tabs>
          <w:tab w:val="left" w:pos="284"/>
          <w:tab w:val="left" w:leader="dot" w:pos="5670"/>
          <w:tab w:val="left" w:leader="dot" w:pos="9356"/>
        </w:tabs>
        <w:spacing w:before="1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4.2</w:t>
      </w:r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.1. </w:t>
      </w:r>
      <w:proofErr w:type="spellStart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hình</w:t>
      </w:r>
      <w:proofErr w:type="spellEnd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hoạt</w:t>
      </w:r>
      <w:proofErr w:type="spellEnd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động</w:t>
      </w:r>
      <w:proofErr w:type="spellEnd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7569F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thống</w:t>
      </w:r>
      <w:proofErr w:type="spellEnd"/>
      <w:r w:rsidR="5A0C539E" w:rsidRPr="008056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A3B9F2B" w14:textId="58E2B01C" w:rsidR="00C7569F" w:rsidRPr="00E37901" w:rsidRDefault="5A0C539E" w:rsidP="2DA595BA">
      <w:pPr>
        <w:tabs>
          <w:tab w:val="left" w:pos="284"/>
          <w:tab w:val="left" w:leader="dot" w:pos="5670"/>
          <w:tab w:val="left" w:leader="dot" w:pos="9356"/>
        </w:tabs>
        <w:spacing w:before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370F74" wp14:editId="24DE514D">
            <wp:extent cx="4572000" cy="3228975"/>
            <wp:effectExtent l="0" t="0" r="0" b="0"/>
            <wp:docPr id="1314011794" name="Picture 131401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1223" w14:textId="26D101CD" w:rsidR="00C7569F" w:rsidRPr="00E37901" w:rsidRDefault="00FA7955" w:rsidP="2DA595BA">
      <w:pPr>
        <w:tabs>
          <w:tab w:val="left" w:pos="284"/>
          <w:tab w:val="left" w:leader="dot" w:pos="5670"/>
          <w:tab w:val="left" w:leader="dot" w:pos="9356"/>
        </w:tabs>
        <w:spacing w:before="120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4.2</w:t>
      </w:r>
      <w:r w:rsidR="00C7569F" w:rsidRPr="00E37901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.2. </w:t>
      </w:r>
      <w:r w:rsidR="00C7569F" w:rsidRPr="00E37901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 xml:space="preserve">Mô tả rõ các tính năng của sản phẩm </w:t>
      </w:r>
    </w:p>
    <w:p w14:paraId="2D2388F1" w14:textId="3F8EE59E" w:rsidR="00C7569F" w:rsidRPr="00E37901" w:rsidRDefault="00C7569F" w:rsidP="2DA595BA">
      <w:pPr>
        <w:tabs>
          <w:tab w:val="left" w:pos="284"/>
          <w:tab w:val="left" w:leader="dot" w:pos="5670"/>
          <w:tab w:val="left" w:leader="dot" w:pos="9356"/>
        </w:tabs>
        <w:spacing w:before="1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 xml:space="preserve">- </w:t>
      </w:r>
      <w:r w:rsidR="07870DCE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Tối ưu trải nghiệm người dùng, hỗ trợ với người bị khiếm thính.</w:t>
      </w:r>
    </w:p>
    <w:p w14:paraId="41974A2A" w14:textId="77777777" w:rsidR="00C7569F" w:rsidRPr="00E37901" w:rsidRDefault="00C7569F" w:rsidP="2DA595BA">
      <w:pPr>
        <w:tabs>
          <w:tab w:val="left" w:pos="284"/>
          <w:tab w:val="left" w:leader="dot" w:pos="5670"/>
          <w:tab w:val="left" w:leader="dot" w:pos="9356"/>
        </w:tabs>
        <w:spacing w:before="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- Không mất nhiều thời gian trong việc sử dụng phần mềm.</w:t>
      </w:r>
    </w:p>
    <w:p w14:paraId="64050DD7" w14:textId="77777777" w:rsidR="00C7569F" w:rsidRPr="00E37901" w:rsidRDefault="00C7569F" w:rsidP="2DA595BA">
      <w:pPr>
        <w:tabs>
          <w:tab w:val="left" w:pos="284"/>
          <w:tab w:val="left" w:leader="dot" w:pos="5670"/>
          <w:tab w:val="left" w:leader="dot" w:pos="9356"/>
        </w:tabs>
        <w:spacing w:before="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- Khoảng 5 phút để người dùng làm quen với phần mềm và phần cứng.</w:t>
      </w:r>
    </w:p>
    <w:p w14:paraId="6A75E051" w14:textId="0BDC2830" w:rsidR="00C7569F" w:rsidRPr="00E37901" w:rsidRDefault="00FA7955" w:rsidP="2DA595BA">
      <w:pPr>
        <w:tabs>
          <w:tab w:val="left" w:pos="284"/>
          <w:tab w:val="left" w:leader="dot" w:pos="5670"/>
          <w:tab w:val="left" w:leader="dot" w:pos="9356"/>
        </w:tabs>
        <w:spacing w:before="120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4</w:t>
      </w:r>
      <w:r w:rsidR="001523C8" w:rsidRPr="00E37901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.</w:t>
      </w:r>
      <w:r w:rsidRPr="00E37901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</w:t>
      </w:r>
      <w:r w:rsidR="00C7569F" w:rsidRPr="00E37901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 xml:space="preserve"> Mô tả nền tảng phát triển của sản phẩm </w:t>
      </w:r>
    </w:p>
    <w:p w14:paraId="34A8B3F3" w14:textId="77777777" w:rsidR="00F87EBD" w:rsidRPr="00F87EBD" w:rsidRDefault="00F87EBD" w:rsidP="00F87EBD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vi-VN"/>
        </w:rPr>
      </w:pPr>
      <w:r w:rsidRPr="00F87EBD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vi-VN"/>
        </w:rPr>
        <w:t>- Phần mềm được viết bằng ngôn ngữ lập trình Java dựa trên nền tảng hệ điều hành Android.</w:t>
      </w:r>
    </w:p>
    <w:p w14:paraId="470C4DF7" w14:textId="77777777" w:rsidR="00F87EBD" w:rsidRPr="00F87EBD" w:rsidRDefault="00F87EBD" w:rsidP="00F87EBD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vi-VN"/>
        </w:rPr>
      </w:pPr>
      <w:r w:rsidRPr="00F87EBD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vi-VN"/>
        </w:rPr>
        <w:t>- Lập trình vi điều khiển trên nền tảng Ardunio vì không đòi hỏi những yêu cầu kiến thức chuyên sâu về ngành điện tử.</w:t>
      </w:r>
    </w:p>
    <w:p w14:paraId="3E17CAA8" w14:textId="77777777" w:rsidR="00F87EBD" w:rsidRDefault="00F87EBD" w:rsidP="00F87EBD">
      <w:pPr>
        <w:spacing w:after="0" w:line="360" w:lineRule="auto"/>
        <w:jc w:val="both"/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proofErr w:type="spellStart"/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:</w:t>
      </w:r>
      <w:proofErr w:type="gramEnd"/>
      <w:r w:rsidRPr="00065463"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Android Studio , Ardunio</w:t>
      </w:r>
      <w:r>
        <w:rPr>
          <w:rStyle w:val="text-format-content"/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IDE.</w:t>
      </w:r>
    </w:p>
    <w:p w14:paraId="74A52937" w14:textId="2A0088F3" w:rsidR="00C7569F" w:rsidRPr="00E37901" w:rsidRDefault="00FA7955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  <w:lang w:val="vi-VN"/>
        </w:rPr>
        <w:t>4.3</w:t>
      </w:r>
      <w:r w:rsidR="00C7569F" w:rsidRPr="00E3790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  <w:lang w:val="vi-VN"/>
        </w:rPr>
        <w:t>.</w:t>
      </w:r>
      <w:r w:rsidR="006368F9" w:rsidRPr="00E3790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  <w:lang w:val="vi-VN"/>
        </w:rPr>
        <w:t>2</w:t>
      </w:r>
      <w:r w:rsidR="00C7569F" w:rsidRPr="00E3790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  <w:lang w:val="vi-VN"/>
        </w:rPr>
        <w:t xml:space="preserve"> Đối với sản phẩm phần cứng</w:t>
      </w:r>
    </w:p>
    <w:p w14:paraId="60C03F5B" w14:textId="46B66B3C" w:rsidR="00C7569F" w:rsidRPr="00E37901" w:rsidRDefault="00C7569F" w:rsidP="2DA595BA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- </w:t>
      </w:r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Linh kiện chính  bao gồm :</w:t>
      </w:r>
    </w:p>
    <w:p w14:paraId="22540273" w14:textId="0CF36B62" w:rsidR="3CB07AAB" w:rsidRPr="00E37901" w:rsidRDefault="3CB07AAB" w:rsidP="2DA595B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8656BC" wp14:editId="127F281A">
            <wp:extent cx="4572000" cy="3362325"/>
            <wp:effectExtent l="0" t="0" r="0" b="0"/>
            <wp:docPr id="1145664644" name="Picture 114566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2F9D" w14:textId="1B6C24EB" w:rsidR="3CB07AAB" w:rsidRPr="00E37901" w:rsidRDefault="3CB07AAB" w:rsidP="2DA595BA">
      <w:pPr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sz w:val="28"/>
          <w:szCs w:val="28"/>
        </w:rPr>
        <w:t>1 Ardunio</w:t>
      </w:r>
    </w:p>
    <w:p w14:paraId="7BBA9BD3" w14:textId="67E841C1" w:rsidR="2DA595BA" w:rsidRPr="00E37901" w:rsidRDefault="2DA595BA" w:rsidP="2DA595BA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97B734" w14:textId="5DAA36A9" w:rsidR="2DA595BA" w:rsidRPr="00E37901" w:rsidRDefault="2DA595BA" w:rsidP="2DA595BA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23F28" w14:textId="67E0BD31" w:rsidR="3CB07AAB" w:rsidRPr="00E37901" w:rsidRDefault="3CB07AAB" w:rsidP="2DA595BA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560F45" wp14:editId="5E21F616">
            <wp:extent cx="2324100" cy="2324100"/>
            <wp:effectExtent l="0" t="0" r="0" b="0"/>
            <wp:docPr id="1498108346" name="Picture 1498108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D72C" w14:textId="0345B1CC" w:rsidR="3CB07AAB" w:rsidRPr="00E37901" w:rsidRDefault="3CB07AAB" w:rsidP="2DA595BA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1 module </w:t>
      </w:r>
      <w:proofErr w:type="spellStart"/>
      <w:r w:rsidRPr="00E37901">
        <w:rPr>
          <w:rFonts w:ascii="Times New Roman" w:eastAsia="Times New Roman" w:hAnsi="Times New Roman" w:cs="Times New Roman"/>
          <w:sz w:val="28"/>
          <w:szCs w:val="28"/>
        </w:rPr>
        <w:t>bluetooth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HC05</w:t>
      </w:r>
    </w:p>
    <w:p w14:paraId="21A82220" w14:textId="0B6B73AB" w:rsidR="3CB07AAB" w:rsidRPr="00E37901" w:rsidRDefault="003D26F6" w:rsidP="2DA595BA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3" behindDoc="1" locked="0" layoutInCell="1" allowOverlap="1" wp14:anchorId="5E78ACD2" wp14:editId="223A77BE">
            <wp:simplePos x="0" y="0"/>
            <wp:positionH relativeFrom="column">
              <wp:posOffset>4329578</wp:posOffset>
            </wp:positionH>
            <wp:positionV relativeFrom="paragraph">
              <wp:posOffset>3880485</wp:posOffset>
            </wp:positionV>
            <wp:extent cx="2122805" cy="1466850"/>
            <wp:effectExtent l="0" t="0" r="0" b="0"/>
            <wp:wrapSquare wrapText="bothSides"/>
            <wp:docPr id="2" name="Picture 2" descr="Điốt Phát Quang Và đèn LED Hoạt động Như Thế Nà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Điốt Phát Quang Và đèn LED Hoạt động Như Thế Nào?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06" t="-5555" r="9241" b="18552"/>
                    <a:stretch/>
                  </pic:blipFill>
                  <pic:spPr bwMode="auto">
                    <a:xfrm>
                      <a:off x="0" y="0"/>
                      <a:ext cx="212280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CB07AAB" w:rsidRPr="00E379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43C8EE" wp14:editId="68D12EAB">
            <wp:extent cx="3902149" cy="3902149"/>
            <wp:effectExtent l="0" t="0" r="3175" b="3175"/>
            <wp:docPr id="344369066" name="Picture 344369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269" cy="390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DF21" w14:textId="4EB84130" w:rsidR="004B3912" w:rsidRDefault="3CB07AAB" w:rsidP="004B3912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sz w:val="28"/>
          <w:szCs w:val="28"/>
        </w:rPr>
        <w:t>6 Servo SG90</w:t>
      </w:r>
    </w:p>
    <w:p w14:paraId="0DA9A4E8" w14:textId="11F72EF8" w:rsidR="004B3912" w:rsidRPr="00E37901" w:rsidRDefault="003D26F6" w:rsidP="004B391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39B65C6E" wp14:editId="486847FA">
            <wp:simplePos x="0" y="0"/>
            <wp:positionH relativeFrom="column">
              <wp:posOffset>2194737</wp:posOffset>
            </wp:positionH>
            <wp:positionV relativeFrom="paragraph">
              <wp:posOffset>539410</wp:posOffset>
            </wp:positionV>
            <wp:extent cx="2200940" cy="2200940"/>
            <wp:effectExtent l="0" t="0" r="8890" b="8890"/>
            <wp:wrapSquare wrapText="bothSides"/>
            <wp:docPr id="5" name="Picture 5" descr="Còi Chip 5V (Loại nhỏ) 9x5.5MM (0905) – Linh kiện điện tử S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òi Chip 5V (Loại nhỏ) 9x5.5MM (0905) – Linh kiện điện tử SM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40" cy="220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3912">
        <w:rPr>
          <w:rFonts w:ascii="Times New Roman" w:eastAsia="Times New Roman" w:hAnsi="Times New Roman" w:cs="Times New Roman"/>
          <w:sz w:val="28"/>
          <w:szCs w:val="28"/>
        </w:rPr>
        <w:t xml:space="preserve">Linh </w:t>
      </w:r>
      <w:proofErr w:type="spellStart"/>
      <w:r w:rsidR="004B3912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="004B39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B3912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="004B3912">
        <w:rPr>
          <w:rFonts w:ascii="Times New Roman" w:eastAsia="Times New Roman" w:hAnsi="Times New Roman" w:cs="Times New Roman"/>
          <w:sz w:val="28"/>
          <w:szCs w:val="28"/>
        </w:rPr>
        <w:t xml:space="preserve">: 1 </w:t>
      </w:r>
      <w:proofErr w:type="spellStart"/>
      <w:r w:rsidR="004B3912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="004B39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B3912">
        <w:rPr>
          <w:rFonts w:ascii="Times New Roman" w:eastAsia="Times New Roman" w:hAnsi="Times New Roman" w:cs="Times New Roman"/>
          <w:sz w:val="28"/>
          <w:szCs w:val="28"/>
        </w:rPr>
        <w:t>tắc</w:t>
      </w:r>
      <w:proofErr w:type="spellEnd"/>
      <w:r w:rsidR="004B3912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="004B3912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="004B3912">
        <w:rPr>
          <w:rFonts w:ascii="Times New Roman" w:eastAsia="Times New Roman" w:hAnsi="Times New Roman" w:cs="Times New Roman"/>
          <w:sz w:val="28"/>
          <w:szCs w:val="28"/>
        </w:rPr>
        <w:t xml:space="preserve">, 1 </w:t>
      </w:r>
      <w:proofErr w:type="spellStart"/>
      <w:r w:rsidR="004B3912">
        <w:rPr>
          <w:rFonts w:ascii="Times New Roman" w:eastAsia="Times New Roman" w:hAnsi="Times New Roman" w:cs="Times New Roman"/>
          <w:sz w:val="28"/>
          <w:szCs w:val="28"/>
        </w:rPr>
        <w:t>còi</w:t>
      </w:r>
      <w:proofErr w:type="spellEnd"/>
      <w:r w:rsidR="004B39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B3912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="004B39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B3912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="004B3912">
        <w:rPr>
          <w:rFonts w:ascii="Times New Roman" w:eastAsia="Times New Roman" w:hAnsi="Times New Roman" w:cs="Times New Roman"/>
          <w:sz w:val="28"/>
          <w:szCs w:val="28"/>
        </w:rPr>
        <w:t xml:space="preserve">, 1 </w:t>
      </w:r>
      <w:proofErr w:type="spellStart"/>
      <w:r w:rsidR="004B3912">
        <w:rPr>
          <w:rFonts w:ascii="Times New Roman" w:eastAsia="Times New Roman" w:hAnsi="Times New Roman" w:cs="Times New Roman"/>
          <w:sz w:val="28"/>
          <w:szCs w:val="28"/>
        </w:rPr>
        <w:t>đèn</w:t>
      </w:r>
      <w:proofErr w:type="spellEnd"/>
      <w:r w:rsidR="004B3912">
        <w:rPr>
          <w:rFonts w:ascii="Times New Roman" w:eastAsia="Times New Roman" w:hAnsi="Times New Roman" w:cs="Times New Roman"/>
          <w:sz w:val="28"/>
          <w:szCs w:val="28"/>
        </w:rPr>
        <w:t xml:space="preserve"> led. </w:t>
      </w:r>
    </w:p>
    <w:p w14:paraId="396C3CCA" w14:textId="5F6079C5" w:rsidR="2DA595BA" w:rsidRDefault="00BB1099" w:rsidP="004B391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6" behindDoc="1" locked="0" layoutInCell="1" allowOverlap="1" wp14:anchorId="794C449C" wp14:editId="141D7042">
            <wp:simplePos x="0" y="0"/>
            <wp:positionH relativeFrom="column">
              <wp:posOffset>-53340</wp:posOffset>
            </wp:positionH>
            <wp:positionV relativeFrom="paragraph">
              <wp:posOffset>135078</wp:posOffset>
            </wp:positionV>
            <wp:extent cx="2104390" cy="2104390"/>
            <wp:effectExtent l="0" t="0" r="0" b="0"/>
            <wp:wrapTight wrapText="bothSides">
              <wp:wrapPolygon edited="0">
                <wp:start x="0" y="0"/>
                <wp:lineTo x="0" y="21313"/>
                <wp:lineTo x="21313" y="21313"/>
                <wp:lineTo x="21313" y="0"/>
                <wp:lineTo x="0" y="0"/>
              </wp:wrapPolygon>
            </wp:wrapTight>
            <wp:docPr id="3" name="Picture 3" descr="Công Tắc 2 Chân KCD1-11 Trường An Equi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ông Tắc 2 Chân KCD1-11 Trường An Equipmen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506E2" w14:textId="692F74B8" w:rsidR="004B3912" w:rsidRPr="00E37901" w:rsidRDefault="004B3912" w:rsidP="004B391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AA36F1" w14:textId="4CDB0228" w:rsidR="00BB1099" w:rsidRDefault="00BB1099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784D475F" w14:textId="3B3DA345" w:rsidR="00BB1099" w:rsidRDefault="00BB1099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46AD5104" w14:textId="0209D86E" w:rsidR="00754ECE" w:rsidRDefault="00754ECE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096DAA40" w14:textId="77777777" w:rsidR="00F87EBD" w:rsidRDefault="00F87EBD" w:rsidP="00754ECE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73A39B35" w14:textId="77777777" w:rsidR="00F87EBD" w:rsidRDefault="00F87EBD" w:rsidP="00754ECE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4507F569" w14:textId="77777777" w:rsidR="00F87EBD" w:rsidRDefault="00F87EBD" w:rsidP="00754ECE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4EC09C7F" w14:textId="7805C10C" w:rsidR="00754ECE" w:rsidRPr="00754ECE" w:rsidRDefault="00754ECE" w:rsidP="00754ECE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lastRenderedPageBreak/>
        <w:t xml:space="preserve">4.3.3.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khác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nhau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cứng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(</w:t>
      </w:r>
      <w:proofErr w:type="spellStart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Phần</w:t>
      </w:r>
      <w:proofErr w:type="spellEnd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mềm</w:t>
      </w:r>
      <w:proofErr w:type="spellEnd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Fusion 360) </w:t>
      </w:r>
    </w:p>
    <w:p w14:paraId="50713CCB" w14:textId="77777777" w:rsidR="00BC34C4" w:rsidRDefault="00BC34C4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6A7065A2" w14:textId="77777777" w:rsidR="00BC34C4" w:rsidRDefault="00BC34C4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46BFBDBD" w14:textId="17C5EDB7" w:rsidR="00BC34C4" w:rsidRPr="00BC34C4" w:rsidRDefault="00BC34C4" w:rsidP="00BC34C4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9" behindDoc="1" locked="0" layoutInCell="1" allowOverlap="1" wp14:anchorId="5DA6F792" wp14:editId="7A031FBD">
            <wp:simplePos x="0" y="0"/>
            <wp:positionH relativeFrom="column">
              <wp:posOffset>2519192</wp:posOffset>
            </wp:positionH>
            <wp:positionV relativeFrom="paragraph">
              <wp:posOffset>8181</wp:posOffset>
            </wp:positionV>
            <wp:extent cx="4225925" cy="3032125"/>
            <wp:effectExtent l="0" t="0" r="3175" b="0"/>
            <wp:wrapTight wrapText="bothSides">
              <wp:wrapPolygon edited="0">
                <wp:start x="0" y="0"/>
                <wp:lineTo x="0" y="21442"/>
                <wp:lineTo x="21519" y="21442"/>
                <wp:lineTo x="21519" y="0"/>
                <wp:lineTo x="0" y="0"/>
              </wp:wrapPolygon>
            </wp:wrapTight>
            <wp:docPr id="14" name="Hình ảnh 14" descr="cơ cấ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cơ cấu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4.3.1. </w:t>
      </w:r>
      <w:proofErr w:type="spellStart"/>
      <w:r w:rsidRPr="00BC34C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Thiết</w:t>
      </w:r>
      <w:proofErr w:type="spellEnd"/>
      <w:r w:rsidRPr="00BC34C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kế 1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4.3.1. </w:t>
      </w:r>
      <w:proofErr w:type="spellStart"/>
      <w:r w:rsidRPr="00BC34C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Thiết</w:t>
      </w:r>
      <w:proofErr w:type="spellEnd"/>
      <w:r w:rsidRPr="00BC34C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C34C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kế</w:t>
      </w:r>
      <w:proofErr w:type="spellEnd"/>
      <w:r w:rsidRPr="00BC34C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</w:t>
      </w:r>
      <w:r w:rsidRPr="00BC34C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58FBE4D" w14:textId="44DEC7F0" w:rsidR="00BC34C4" w:rsidRPr="00BC34C4" w:rsidRDefault="00BC34C4" w:rsidP="2DA595BA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48DC31C2" w14:textId="7BAE25B6" w:rsidR="00BB1099" w:rsidRDefault="00BC34C4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BB1099"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58248" behindDoc="1" locked="0" layoutInCell="1" allowOverlap="1" wp14:anchorId="25C56A85" wp14:editId="23BB724A">
            <wp:simplePos x="0" y="0"/>
            <wp:positionH relativeFrom="column">
              <wp:posOffset>-914400</wp:posOffset>
            </wp:positionH>
            <wp:positionV relativeFrom="paragraph">
              <wp:posOffset>-712382</wp:posOffset>
            </wp:positionV>
            <wp:extent cx="3752850" cy="3093720"/>
            <wp:effectExtent l="0" t="0" r="0" b="0"/>
            <wp:wrapTight wrapText="bothSides">
              <wp:wrapPolygon edited="0">
                <wp:start x="0" y="0"/>
                <wp:lineTo x="0" y="21414"/>
                <wp:lineTo x="21490" y="21414"/>
                <wp:lineTo x="2149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4.3.4.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hoàn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thiện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cứng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7A95F7D1" w14:textId="0EEFC616" w:rsidR="00BC34C4" w:rsidRDefault="00BC34C4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44D94F79" wp14:editId="6CC078BB">
            <wp:simplePos x="0" y="0"/>
            <wp:positionH relativeFrom="column">
              <wp:posOffset>807941</wp:posOffset>
            </wp:positionH>
            <wp:positionV relativeFrom="paragraph">
              <wp:posOffset>293665</wp:posOffset>
            </wp:positionV>
            <wp:extent cx="4051005" cy="3676909"/>
            <wp:effectExtent l="0" t="0" r="6985" b="0"/>
            <wp:wrapTight wrapText="bothSides">
              <wp:wrapPolygon edited="0">
                <wp:start x="0" y="0"/>
                <wp:lineTo x="0" y="21488"/>
                <wp:lineTo x="21536" y="21488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10" r="14654" b="20291"/>
                    <a:stretch/>
                  </pic:blipFill>
                  <pic:spPr bwMode="auto">
                    <a:xfrm>
                      <a:off x="0" y="0"/>
                      <a:ext cx="4051005" cy="367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CB05CD" w14:textId="77777777" w:rsidR="00BC34C4" w:rsidRDefault="00BC34C4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2823950E" w14:textId="77777777" w:rsidR="00BC34C4" w:rsidRDefault="00BC34C4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167C1653" w14:textId="77777777" w:rsidR="00BC34C4" w:rsidRDefault="00BC34C4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5AF33CDE" w14:textId="77777777" w:rsidR="00BC34C4" w:rsidRDefault="00BC34C4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15C27641" w14:textId="77777777" w:rsidR="00BC34C4" w:rsidRDefault="00BC34C4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79E09EF8" w14:textId="77777777" w:rsidR="00BC34C4" w:rsidRDefault="00BC34C4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2301EB7D" w14:textId="77777777" w:rsidR="00F87EBD" w:rsidRDefault="00F87EBD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6BBC61E2" w14:textId="2AC0EF8F" w:rsidR="00BC34C4" w:rsidRPr="00F87EBD" w:rsidRDefault="00BC34C4" w:rsidP="2DA595B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4.3.5. </w:t>
      </w:r>
      <w:proofErr w:type="spellStart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kế</w:t>
      </w:r>
      <w:proofErr w:type="spellEnd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giao</w:t>
      </w:r>
      <w:proofErr w:type="spellEnd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diện</w:t>
      </w:r>
      <w:proofErr w:type="spellEnd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="00C2510A"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proofErr w:type="spellStart"/>
      <w:r w:rsidR="00C2510A"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="00C2510A"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2510A"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="00F87EBD"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Braille converter)</w:t>
      </w:r>
    </w:p>
    <w:p w14:paraId="38346210" w14:textId="027B5F0E" w:rsidR="008C3041" w:rsidRPr="008C3041" w:rsidRDefault="008C3041" w:rsidP="2DA595BA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8C304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Icon </w:t>
      </w:r>
      <w:proofErr w:type="spellStart"/>
      <w:r w:rsidRPr="008C304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8C304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C304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8C304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C304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</w:p>
    <w:p w14:paraId="0C018B06" w14:textId="27455431" w:rsidR="008C3041" w:rsidRDefault="008C3041" w:rsidP="2DA595BA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8C3041">
        <w:rPr>
          <w:rFonts w:ascii="Times New Roman" w:eastAsia="Times New Roman" w:hAnsi="Times New Roman" w:cs="Times New Roman"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29BBAF93" wp14:editId="204B50BA">
            <wp:extent cx="1943268" cy="7087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8762" w14:textId="13F14565" w:rsidR="008C3041" w:rsidRPr="00F87EBD" w:rsidRDefault="008C3041" w:rsidP="2DA595B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Giao </w:t>
      </w:r>
      <w:proofErr w:type="spellStart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diện</w:t>
      </w:r>
      <w:proofErr w:type="spellEnd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chính</w:t>
      </w:r>
      <w:proofErr w:type="spellEnd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7EB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</w:p>
    <w:p w14:paraId="5A933FF0" w14:textId="69A656BB" w:rsidR="008C3041" w:rsidRPr="00FD7711" w:rsidRDefault="00263EAA" w:rsidP="2DA595B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2D5A3D18" wp14:editId="3F4BDCD5">
            <wp:extent cx="2266569" cy="503682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277" cy="50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8F6E" w14:textId="59B7FC9E" w:rsidR="002E00BA" w:rsidRPr="00FD7711" w:rsidRDefault="00FD7711" w:rsidP="2DA595B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Vì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phẩm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hướng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tới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đối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tượng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bị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khiếm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thị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nên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giao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diện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tối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ưu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hóa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sao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dung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dung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cach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dễ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dàng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nhất</w:t>
      </w:r>
      <w:proofErr w:type="spellEnd"/>
      <w:r w:rsidRPr="00FD7711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0FA6638" w14:textId="69B78D96" w:rsidR="00C2510A" w:rsidRDefault="0018501F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4.3.6</w:t>
      </w:r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. </w:t>
      </w:r>
      <w:proofErr w:type="spellStart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Thiết</w:t>
      </w:r>
      <w:proofErr w:type="spellEnd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kế</w:t>
      </w:r>
      <w:proofErr w:type="spellEnd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mạch</w:t>
      </w:r>
      <w:proofErr w:type="spellEnd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điện</w:t>
      </w:r>
      <w:proofErr w:type="spellEnd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tử</w:t>
      </w:r>
      <w:proofErr w:type="spellEnd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(</w:t>
      </w:r>
      <w:proofErr w:type="spellStart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Phần</w:t>
      </w:r>
      <w:proofErr w:type="spellEnd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mềm</w:t>
      </w:r>
      <w:proofErr w:type="spellEnd"/>
      <w:r w:rsidR="00C2510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Fritzing) </w:t>
      </w:r>
    </w:p>
    <w:p w14:paraId="3DF43AA5" w14:textId="462270B9" w:rsidR="00C2510A" w:rsidRDefault="00C2510A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24B49F1" wp14:editId="2057BD7E">
            <wp:extent cx="5943600" cy="383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FABC" w14:textId="5DBC0192" w:rsidR="00BC34C4" w:rsidRDefault="00BC34C4" w:rsidP="2DA595B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B4DA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4.3.6. </w:t>
      </w:r>
      <w:proofErr w:type="spellStart"/>
      <w:r w:rsidRPr="00AB4DA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Đánh</w:t>
      </w:r>
      <w:proofErr w:type="spellEnd"/>
      <w:r w:rsidRPr="00AB4DA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B4DA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giá</w:t>
      </w:r>
      <w:proofErr w:type="spellEnd"/>
      <w:r w:rsidRPr="00AB4DA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B4DA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AB4DA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B4DA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Pr="00AB4DA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B4DA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kế</w:t>
      </w:r>
      <w:proofErr w:type="spellEnd"/>
      <w:r w:rsidRPr="00AB4DA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7B3782D" w14:textId="60BC2D32" w:rsidR="00AB4DA9" w:rsidRDefault="00AB4DA9" w:rsidP="2DA595B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gọn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thuận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tiện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E1ECCBA" w14:textId="2538032A" w:rsidR="0080561F" w:rsidRDefault="0080561F" w:rsidP="2DA595B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vượt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trội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 ở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gọn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 </w:t>
      </w:r>
    </w:p>
    <w:p w14:paraId="4FFA59DA" w14:textId="4104A34E" w:rsidR="00AB4DA9" w:rsidRPr="00AB4DA9" w:rsidRDefault="00AB4DA9" w:rsidP="2DA595B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giản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phù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hợp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đối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đối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tượng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hướng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bị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khiếm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thị</w:t>
      </w:r>
      <w:proofErr w:type="spellEnd"/>
      <w:r w:rsidR="00CE006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8F1ED01" w14:textId="67E02163" w:rsidR="00BB1099" w:rsidRDefault="00BB1099" w:rsidP="2DA595BA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</w:p>
    <w:p w14:paraId="4A4B812A" w14:textId="426DCA2D" w:rsidR="00C7569F" w:rsidRPr="00E37901" w:rsidRDefault="005E16FC" w:rsidP="2DA595BA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E3790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="006368F9" w:rsidRPr="00E37901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  <w:t>5</w:t>
      </w:r>
      <w:r w:rsidR="00FA7955" w:rsidRPr="00E37901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  <w:t>. KẾT QUẢ NGHIÊN CỨU</w:t>
      </w:r>
    </w:p>
    <w:p w14:paraId="4DA712CE" w14:textId="46495BF4" w:rsidR="00C7569F" w:rsidRPr="00E37901" w:rsidRDefault="006368F9" w:rsidP="2DA595BA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5.1</w:t>
      </w:r>
      <w:r w:rsidR="00C7569F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7569F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Ưu</w:t>
      </w:r>
      <w:proofErr w:type="spellEnd"/>
      <w:r w:rsidR="00C7569F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7569F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="00C7569F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395532F6" w14:textId="46CAB21B" w:rsidR="02638F58" w:rsidRPr="00E37901" w:rsidRDefault="02638F58" w:rsidP="2DA595B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52F77EA6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="52F77EA6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52F77EA6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="52F77EA6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 w:rsidR="52F77EA6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52F77EA6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="52F77EA6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 …</w:t>
      </w:r>
    </w:p>
    <w:p w14:paraId="7DAC0D4D" w14:textId="7444212E" w:rsidR="52F77EA6" w:rsidRPr="00E37901" w:rsidRDefault="52F77EA6" w:rsidP="2DA595B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trải</w:t>
      </w:r>
      <w:proofErr w:type="spellEnd"/>
      <w:r w:rsidR="003D26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nghiệm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F15FEA6" w14:textId="3ADCD10D" w:rsidR="00C7569F" w:rsidRPr="00E37901" w:rsidRDefault="006368F9" w:rsidP="2DA595BA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5.2</w:t>
      </w:r>
      <w:r w:rsidR="00C7569F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7569F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Nhược</w:t>
      </w:r>
      <w:proofErr w:type="spellEnd"/>
      <w:r w:rsidR="00C7569F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7569F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="00C7569F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674730FE" w14:textId="4436030C" w:rsidR="00C7569F" w:rsidRPr="00E37901" w:rsidRDefault="00C7569F" w:rsidP="2DA595B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="2E8E8EA5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="2E8E8EA5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2E8E8EA5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="2E8E8EA5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pin </w:t>
      </w:r>
      <w:proofErr w:type="spellStart"/>
      <w:r w:rsidR="2E8E8EA5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2E8E8EA5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A21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</w:t>
      </w:r>
      <w:r w:rsidR="2E8E8EA5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oảng</w:t>
      </w:r>
      <w:proofErr w:type="spellEnd"/>
      <w:r w:rsidR="2E8E8EA5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 </w:t>
      </w:r>
      <w:proofErr w:type="spellStart"/>
      <w:r w:rsidR="2E8E8EA5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="2E8E8EA5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56AC88" w14:textId="3063F41C" w:rsidR="00F87EBD" w:rsidRPr="0080561F" w:rsidRDefault="00F45566" w:rsidP="0080561F">
      <w:pPr>
        <w:tabs>
          <w:tab w:val="left" w:leader="dot" w:pos="2552"/>
          <w:tab w:val="left" w:leader="dot" w:pos="5670"/>
          <w:tab w:val="right" w:leader="dot" w:pos="9072"/>
        </w:tabs>
        <w:spacing w:before="120" w:line="40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790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E37901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E37901">
        <w:rPr>
          <w:rFonts w:ascii="Times New Roman" w:eastAsia="Times New Roman" w:hAnsi="Times New Roman" w:cs="Times New Roman"/>
          <w:sz w:val="28"/>
          <w:szCs w:val="28"/>
        </w:rPr>
        <w:t>mặt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sz w:val="28"/>
          <w:szCs w:val="28"/>
        </w:rPr>
        <w:t>ứng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7901">
        <w:rPr>
          <w:rFonts w:ascii="Times New Roman" w:eastAsia="Times New Roman" w:hAnsi="Times New Roman" w:cs="Times New Roman"/>
          <w:sz w:val="28"/>
          <w:szCs w:val="28"/>
        </w:rPr>
        <w:t>dụng</w:t>
      </w:r>
      <w:proofErr w:type="spellEnd"/>
      <w:r w:rsidRPr="00E37901">
        <w:rPr>
          <w:rFonts w:ascii="Times New Roman" w:eastAsia="Times New Roman" w:hAnsi="Times New Roman" w:cs="Times New Roman"/>
          <w:sz w:val="28"/>
          <w:szCs w:val="28"/>
        </w:rPr>
        <w:t xml:space="preserve"> CH play.</w:t>
      </w:r>
      <w:r w:rsidR="005E16FC"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</w:t>
      </w:r>
    </w:p>
    <w:p w14:paraId="26F45A53" w14:textId="0938232B" w:rsidR="00F45566" w:rsidRPr="00BC34C4" w:rsidRDefault="005E16FC" w:rsidP="00BC34C4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</w:rPr>
        <w:t>6. PHÂN TÍCH KẾT QUẢ VÀ THẢO LUẬN</w:t>
      </w:r>
    </w:p>
    <w:p w14:paraId="3F9C0D40" w14:textId="205CE61B" w:rsidR="006368F9" w:rsidRPr="005465CE" w:rsidRDefault="005E16FC" w:rsidP="2DA595B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005465C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6</w:t>
      </w:r>
      <w:r w:rsidR="00C7569F" w:rsidRPr="005465C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.1. Tiềm năng ứng dụng</w:t>
      </w:r>
    </w:p>
    <w:p w14:paraId="6E6546B7" w14:textId="6F8D8F63" w:rsidR="00C7569F" w:rsidRPr="00E37901" w:rsidRDefault="00C7569F" w:rsidP="2DA595B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sz w:val="28"/>
          <w:szCs w:val="28"/>
          <w:lang w:val="vi-VN"/>
        </w:rPr>
        <w:t>- Khả năng ứng dụng cao trong thực tiễn</w:t>
      </w:r>
      <w:r w:rsidR="62775CAD" w:rsidRPr="00E37901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3CFF184E" w14:textId="2D400C9F" w:rsidR="00C7569F" w:rsidRPr="00E37901" w:rsidRDefault="00C7569F" w:rsidP="2DA595B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- Chi phí thấp </w:t>
      </w:r>
      <w:r w:rsidR="52B50260" w:rsidRPr="00E37901">
        <w:rPr>
          <w:rFonts w:ascii="Times New Roman" w:eastAsia="Times New Roman" w:hAnsi="Times New Roman" w:cs="Times New Roman"/>
          <w:sz w:val="28"/>
          <w:szCs w:val="28"/>
          <w:lang w:val="vi-VN"/>
        </w:rPr>
        <w:t>(dao động trong khoảng từ 1 đến 1 triệu rưỡi)</w:t>
      </w:r>
      <w:r w:rsidRPr="00E37901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2154342A" w14:textId="09B19361" w:rsidR="00C7569F" w:rsidRPr="005465CE" w:rsidRDefault="00F45566" w:rsidP="2DA595BA">
      <w:pPr>
        <w:keepNext/>
        <w:tabs>
          <w:tab w:val="right" w:leader="dot" w:pos="8820"/>
        </w:tabs>
        <w:spacing w:before="120" w:line="264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005465C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6</w:t>
      </w:r>
      <w:r w:rsidR="00C7569F" w:rsidRPr="005465C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.2. Hiệu quả đem lại khi ứng dụng sản phẩm (nếu có)</w:t>
      </w:r>
    </w:p>
    <w:p w14:paraId="7C6FA5A9" w14:textId="1EAAA092" w:rsidR="005465CE" w:rsidRPr="00A20601" w:rsidRDefault="005465CE" w:rsidP="2DA595BA">
      <w:pPr>
        <w:keepNext/>
        <w:tabs>
          <w:tab w:val="right" w:leader="dot" w:pos="8820"/>
        </w:tabs>
        <w:spacing w:before="120" w:line="264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A2060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-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Giúp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cộng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đồng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người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khiếm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thị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tiếp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cận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hằng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ngày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nhanh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chóng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chọn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lọc</w:t>
      </w:r>
      <w:proofErr w:type="spellEnd"/>
      <w:r w:rsidR="00A3161E"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12DED231" w14:textId="3349532C" w:rsidR="00A3161E" w:rsidRPr="00A20601" w:rsidRDefault="00A3161E" w:rsidP="2DA595BA">
      <w:pPr>
        <w:keepNext/>
        <w:tabs>
          <w:tab w:val="right" w:leader="dot" w:pos="8820"/>
        </w:tabs>
        <w:spacing w:before="120" w:line="264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Giúp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khiếm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mù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chữ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khiếm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khả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nhanh hơn. </w:t>
      </w:r>
    </w:p>
    <w:p w14:paraId="1F088532" w14:textId="69D41EC6" w:rsidR="00A3161E" w:rsidRPr="00A20601" w:rsidRDefault="00A3161E" w:rsidP="2DA595BA">
      <w:pPr>
        <w:keepNext/>
        <w:tabs>
          <w:tab w:val="right" w:leader="dot" w:pos="8820"/>
        </w:tabs>
        <w:spacing w:before="120" w:line="264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- Thay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thế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loại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sách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chữ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nổi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cổ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điển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</w:p>
    <w:p w14:paraId="68FB61A6" w14:textId="6F4D6C9E" w:rsidR="00C7569F" w:rsidRPr="00E37901" w:rsidRDefault="006368F9" w:rsidP="2DA595BA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6.</w:t>
      </w:r>
      <w:r w:rsidR="00F45566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</w:t>
      </w:r>
      <w:r w:rsidR="00C7569F" w:rsidRPr="00E379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. Yêu cầu đối với cơ sở hạ tầng cần thiết để triển khai ứng dụng sản phẩm </w:t>
      </w:r>
    </w:p>
    <w:p w14:paraId="684ABFFD" w14:textId="364DB54D" w:rsidR="00C7569F" w:rsidRPr="00E37901" w:rsidRDefault="00C7569F" w:rsidP="2DA595BA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 xml:space="preserve">- </w:t>
      </w:r>
      <w:r w:rsidR="0E863BD5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Có thiết bị điện thoại di động</w:t>
      </w:r>
      <w:r w:rsidR="3BE76B04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="01EB002A" w:rsidRPr="24DD19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chạy hệ điều hành Android</w:t>
      </w:r>
      <w:r w:rsidR="3BE76B04" w:rsidRPr="00E37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380AB1D5" w14:textId="7579E4F3" w:rsidR="00C7569F" w:rsidRPr="00E37901" w:rsidRDefault="00F45566" w:rsidP="2DA595BA">
      <w:pPr>
        <w:keepNext/>
        <w:tabs>
          <w:tab w:val="right" w:leader="dot" w:pos="882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6.3</w:t>
      </w:r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 Sản phẩm được phát triển ước tính trong khoảng thời gian:</w:t>
      </w:r>
    </w:p>
    <w:p w14:paraId="1265342A" w14:textId="780B334E" w:rsidR="00BC34C4" w:rsidRPr="00C37C05" w:rsidRDefault="0073CC38" w:rsidP="00BC34C4">
      <w:pPr>
        <w:tabs>
          <w:tab w:val="left" w:leader="dot" w:pos="2552"/>
          <w:tab w:val="left" w:leader="dot" w:pos="5670"/>
          <w:tab w:val="right" w:leader="do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</w:pPr>
      <w:r w:rsidRPr="24DD1952">
        <w:rPr>
          <w:rFonts w:ascii="Times New Roman" w:eastAsia="Times New Roman" w:hAnsi="Times New Roman" w:cs="Times New Roman"/>
          <w:sz w:val="28"/>
          <w:szCs w:val="28"/>
          <w:lang w:val="vi-VN"/>
        </w:rPr>
        <w:t>Thời gian</w:t>
      </w:r>
      <w:r w:rsidR="00C7569F" w:rsidRPr="00E379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</w:t>
      </w:r>
      <w:r w:rsidR="00BC34C4" w:rsidRPr="00C37C05">
        <w:rPr>
          <w:rFonts w:ascii="Times New Roman" w:eastAsia="Times New Roman" w:hAnsi="Times New Roman" w:cs="Times New Roman"/>
          <w:sz w:val="28"/>
          <w:szCs w:val="28"/>
          <w:lang w:val="vi-VN"/>
        </w:rPr>
        <w:t>3</w:t>
      </w:r>
      <w:r w:rsidR="00C7569F" w:rsidRPr="00E379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tháng </w:t>
      </w:r>
      <w:r w:rsidR="00C7569F" w:rsidRPr="00E37901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 xml:space="preserve">(Từ tháng </w:t>
      </w:r>
      <w:r w:rsidR="00BC34C4" w:rsidRPr="00C37C05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8</w:t>
      </w:r>
      <w:r w:rsidR="00C7569F" w:rsidRPr="00E37901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/202</w:t>
      </w:r>
      <w:r w:rsidR="494BAD3D" w:rsidRPr="00E37901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2</w:t>
      </w:r>
      <w:r w:rsidR="00C7569F" w:rsidRPr="00E37901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 xml:space="preserve"> đến tháng </w:t>
      </w:r>
      <w:r w:rsidR="0C334C89" w:rsidRPr="00E37901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11</w:t>
      </w:r>
      <w:r w:rsidR="00C7569F" w:rsidRPr="00E37901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/202</w:t>
      </w:r>
      <w:r w:rsidR="553ABE45" w:rsidRPr="00E37901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2</w:t>
      </w:r>
      <w:r w:rsidR="00BC34C4" w:rsidRPr="00C37C05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)</w:t>
      </w:r>
    </w:p>
    <w:p w14:paraId="2B840506" w14:textId="3D667164" w:rsidR="00C7569F" w:rsidRPr="00E37901" w:rsidRDefault="00F45566" w:rsidP="00BC34C4">
      <w:pPr>
        <w:tabs>
          <w:tab w:val="left" w:leader="dot" w:pos="2552"/>
          <w:tab w:val="left" w:leader="dot" w:pos="5670"/>
          <w:tab w:val="right" w:leader="dot" w:pos="9072"/>
        </w:tabs>
        <w:spacing w:before="120" w:line="400" w:lineRule="exac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7. </w:t>
      </w:r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 KẾT LUẬN</w:t>
      </w:r>
    </w:p>
    <w:p w14:paraId="02C17872" w14:textId="232A432F" w:rsidR="00C7569F" w:rsidRPr="00E37901" w:rsidRDefault="00F45566" w:rsidP="2DA595BA">
      <w:pPr>
        <w:tabs>
          <w:tab w:val="left" w:leader="dot" w:pos="2552"/>
          <w:tab w:val="left" w:leader="dot" w:pos="5670"/>
          <w:tab w:val="right" w:leader="do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7.</w:t>
      </w:r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1. Hướng phát triển của sản phẩm trong tương lai</w:t>
      </w:r>
    </w:p>
    <w:p w14:paraId="1F7EAF06" w14:textId="03B5B00E" w:rsidR="00C7569F" w:rsidRPr="00E37901" w:rsidRDefault="00C7569F" w:rsidP="2DA595BA">
      <w:pPr>
        <w:tabs>
          <w:tab w:val="left" w:leader="dot" w:pos="2552"/>
          <w:tab w:val="left" w:leader="dot" w:pos="5670"/>
          <w:tab w:val="right" w:leader="do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- </w:t>
      </w:r>
      <w:r w:rsidR="7339EF63" w:rsidRPr="00E37901">
        <w:rPr>
          <w:rFonts w:ascii="Times New Roman" w:eastAsia="Times New Roman" w:hAnsi="Times New Roman" w:cs="Times New Roman"/>
          <w:sz w:val="28"/>
          <w:szCs w:val="28"/>
          <w:lang w:val="vi-VN"/>
        </w:rPr>
        <w:t>Thiết bị sẽ được sử dụng phổ biến hơn cho người khiếm thị.</w:t>
      </w:r>
    </w:p>
    <w:p w14:paraId="2A561605" w14:textId="77777777" w:rsidR="00BB515D" w:rsidRDefault="00C7569F" w:rsidP="00BB515D">
      <w:pPr>
        <w:tabs>
          <w:tab w:val="left" w:leader="dot" w:pos="2552"/>
          <w:tab w:val="left" w:leader="dot" w:pos="5670"/>
          <w:tab w:val="right" w:leader="do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sz w:val="28"/>
          <w:szCs w:val="28"/>
          <w:lang w:val="vi-VN"/>
        </w:rPr>
        <w:t>- Ứng dụng có thể chạy được trên hệ điều hành ios.</w:t>
      </w:r>
    </w:p>
    <w:p w14:paraId="2C1EBDF9" w14:textId="77777777" w:rsidR="00BB515D" w:rsidRDefault="00F45566" w:rsidP="00BB515D">
      <w:pPr>
        <w:tabs>
          <w:tab w:val="left" w:leader="dot" w:pos="2552"/>
          <w:tab w:val="left" w:leader="dot" w:pos="5670"/>
          <w:tab w:val="right" w:leader="do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7.</w:t>
      </w:r>
      <w:r w:rsidR="00C7569F" w:rsidRPr="00E37901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2. Nguyện vọng trong tương lai</w:t>
      </w:r>
    </w:p>
    <w:p w14:paraId="5BE7E0A3" w14:textId="77777777" w:rsidR="00BB515D" w:rsidRDefault="00C7569F" w:rsidP="00BB515D">
      <w:pPr>
        <w:tabs>
          <w:tab w:val="left" w:leader="dot" w:pos="2552"/>
          <w:tab w:val="left" w:leader="dot" w:pos="5670"/>
          <w:tab w:val="right" w:leader="do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37901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- </w:t>
      </w:r>
      <w:r w:rsidRPr="00E379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Được nhận thêm ý kiến đóng góp từ ban giám khảo đề sản phẩm không ngừng được hoàn thiện. </w:t>
      </w:r>
    </w:p>
    <w:p w14:paraId="4C153D52" w14:textId="774CE486" w:rsidR="00C7569F" w:rsidRPr="00E37901" w:rsidRDefault="00BB515D" w:rsidP="00BB515D">
      <w:pPr>
        <w:tabs>
          <w:tab w:val="left" w:leader="dot" w:pos="2552"/>
          <w:tab w:val="left" w:leader="dot" w:pos="5670"/>
          <w:tab w:val="right" w:leader="do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C37C05">
        <w:rPr>
          <w:rFonts w:ascii="Times New Roman" w:eastAsia="Times New Roman" w:hAnsi="Times New Roman" w:cs="Times New Roman"/>
          <w:sz w:val="28"/>
          <w:szCs w:val="28"/>
          <w:lang w:val="vi-VN"/>
        </w:rPr>
        <w:t>-</w:t>
      </w:r>
      <w:r w:rsidR="00C7569F" w:rsidRPr="00E379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Sản phẩm sẽ được ứng dụng vào trong thực tiễn cuộc sống.</w:t>
      </w:r>
    </w:p>
    <w:p w14:paraId="5763C283" w14:textId="73400C3B" w:rsidR="778EE080" w:rsidRDefault="778EE080" w:rsidP="24DD1952">
      <w:pPr>
        <w:tabs>
          <w:tab w:val="left" w:leader="dot" w:pos="2552"/>
          <w:tab w:val="left" w:leader="dot" w:pos="5670"/>
          <w:tab w:val="right" w:leader="do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24DD1952">
        <w:rPr>
          <w:rFonts w:ascii="Times New Roman" w:eastAsia="Times New Roman" w:hAnsi="Times New Roman" w:cs="Times New Roman"/>
          <w:sz w:val="28"/>
          <w:szCs w:val="28"/>
          <w:lang w:val="vi-VN"/>
        </w:rPr>
        <w:t>- Sản phẩm sẽ được thương mại hóa nhằm giúp ích cho cộng đồng người khiếm thị.</w:t>
      </w:r>
    </w:p>
    <w:p w14:paraId="3F42CEAD" w14:textId="77777777" w:rsidR="00BB515D" w:rsidRPr="00C37C05" w:rsidRDefault="00BB515D" w:rsidP="2DA595BA">
      <w:pPr>
        <w:keepNext/>
        <w:tabs>
          <w:tab w:val="right" w:leader="dot" w:pos="9356"/>
        </w:tabs>
        <w:spacing w:beforeLines="20" w:before="48" w:afterLines="20" w:after="48" w:line="264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</w:p>
    <w:p w14:paraId="736069AB" w14:textId="5005FE5B" w:rsidR="00716183" w:rsidRDefault="00BC34C4" w:rsidP="2DA595BA">
      <w:pPr>
        <w:keepNext/>
        <w:tabs>
          <w:tab w:val="right" w:leader="dot" w:pos="9356"/>
        </w:tabs>
        <w:spacing w:beforeLines="20" w:before="48" w:afterLines="20" w:after="48" w:line="264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7B31A150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8</w:t>
      </w:r>
      <w:r w:rsidR="00C7569F" w:rsidRPr="7B31A150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 TÀI LIỆU THAM KHẢO</w:t>
      </w:r>
    </w:p>
    <w:p w14:paraId="10FBD27C" w14:textId="67B27224" w:rsidR="005465CE" w:rsidRPr="00A20601" w:rsidRDefault="005465CE" w:rsidP="2DA595BA">
      <w:pPr>
        <w:keepNext/>
        <w:tabs>
          <w:tab w:val="right" w:leader="dot" w:pos="9356"/>
        </w:tabs>
        <w:spacing w:beforeLines="20" w:before="48" w:afterLines="20" w:after="48" w:line="264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A20601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        </w:t>
      </w:r>
      <w:hyperlink r:id="rId32" w:history="1">
        <w:r w:rsidRPr="00A206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vi-VN"/>
          </w:rPr>
          <w:t>1. Arduino.vn</w:t>
        </w:r>
      </w:hyperlink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0CACCD1C" w14:textId="2CEBA942" w:rsidR="005465CE" w:rsidRPr="00A20601" w:rsidRDefault="005465CE" w:rsidP="2DA595BA">
      <w:pPr>
        <w:keepNext/>
        <w:tabs>
          <w:tab w:val="right" w:leader="dot" w:pos="9356"/>
        </w:tabs>
        <w:spacing w:beforeLines="20" w:before="48" w:afterLines="20" w:after="48" w:line="264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       </w:t>
      </w:r>
      <w:hyperlink r:id="rId33" w:history="1">
        <w:r w:rsidRPr="00A206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vi-VN"/>
          </w:rPr>
          <w:t>2. Github.com</w:t>
        </w:r>
      </w:hyperlink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79423502" w14:textId="196FFA49" w:rsidR="005465CE" w:rsidRPr="00A20601" w:rsidRDefault="005465CE" w:rsidP="2DA595BA">
      <w:pPr>
        <w:keepNext/>
        <w:tabs>
          <w:tab w:val="right" w:leader="dot" w:pos="9356"/>
        </w:tabs>
        <w:spacing w:beforeLines="20" w:before="48" w:afterLines="20" w:after="48" w:line="264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       </w:t>
      </w:r>
      <w:hyperlink r:id="rId34" w:history="1">
        <w:r w:rsidRPr="00A206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vi-VN"/>
          </w:rPr>
          <w:t>3. Arduino.cc</w:t>
        </w:r>
      </w:hyperlink>
    </w:p>
    <w:p w14:paraId="22382D87" w14:textId="6513816E" w:rsidR="005465CE" w:rsidRPr="00A20601" w:rsidRDefault="005465CE" w:rsidP="2DA595BA">
      <w:pPr>
        <w:keepNext/>
        <w:tabs>
          <w:tab w:val="right" w:leader="dot" w:pos="9356"/>
        </w:tabs>
        <w:spacing w:beforeLines="20" w:before="48" w:afterLines="20" w:after="48" w:line="264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       </w:t>
      </w:r>
      <w:hyperlink r:id="rId35" w:history="1">
        <w:r w:rsidRPr="00A206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vi-VN"/>
          </w:rPr>
          <w:t>4. Stackoverflow.com</w:t>
        </w:r>
      </w:hyperlink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57B8049A" w14:textId="5404DBC9" w:rsidR="005465CE" w:rsidRPr="00A20601" w:rsidRDefault="005465CE" w:rsidP="2DA595BA">
      <w:pPr>
        <w:keepNext/>
        <w:tabs>
          <w:tab w:val="right" w:leader="dot" w:pos="9356"/>
        </w:tabs>
        <w:spacing w:beforeLines="20" w:before="48" w:afterLines="20" w:after="48" w:line="264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       </w:t>
      </w:r>
      <w:hyperlink r:id="rId36" w:history="1">
        <w:r w:rsidRPr="00A206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vi-VN"/>
          </w:rPr>
          <w:t>5. fusion360.com</w:t>
        </w:r>
      </w:hyperlink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2D4394D3" w14:textId="7C2DF233" w:rsidR="005465CE" w:rsidRPr="00A20601" w:rsidRDefault="005465CE" w:rsidP="2DA595BA">
      <w:pPr>
        <w:keepNext/>
        <w:tabs>
          <w:tab w:val="right" w:leader="dot" w:pos="9356"/>
        </w:tabs>
        <w:spacing w:beforeLines="20" w:before="48" w:afterLines="20" w:after="48" w:line="264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A2060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       </w:t>
      </w:r>
      <w:hyperlink r:id="rId37" w:history="1">
        <w:r w:rsidRPr="00A206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vi-VN"/>
          </w:rPr>
          <w:t>6. Wikipedia.org</w:t>
        </w:r>
      </w:hyperlink>
    </w:p>
    <w:p w14:paraId="4C58859D" w14:textId="2D4EBA32" w:rsidR="00535825" w:rsidRPr="00716183" w:rsidRDefault="00535825" w:rsidP="008B34F0">
      <w:pPr>
        <w:pStyle w:val="NormalTextParagraph"/>
        <w:ind w:firstLine="0"/>
        <w:rPr>
          <w:color w:val="0823E8"/>
          <w:u w:val="single"/>
          <w:lang w:val="vi-VN"/>
        </w:rPr>
      </w:pPr>
      <w:r w:rsidRPr="00716183">
        <w:rPr>
          <w:i/>
          <w:lang w:val="vi-VN"/>
        </w:rPr>
        <w:t xml:space="preserve">Và các đề tài khoa học kĩ thuật của anh Võ Thông Minh ở cuộc thi khoa học kĩ thuật cấp quốc gia vào năm 2021 – 2022. </w:t>
      </w:r>
    </w:p>
    <w:p w14:paraId="6F61AB88" w14:textId="56B56B7F" w:rsidR="008B34F0" w:rsidRPr="00716183" w:rsidRDefault="008B34F0" w:rsidP="2DA595B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233480A" w14:textId="72CB655E" w:rsidR="00535825" w:rsidRPr="00A20601" w:rsidRDefault="00535825" w:rsidP="00535825">
      <w:pPr>
        <w:spacing w:line="288" w:lineRule="auto"/>
        <w:ind w:firstLine="720"/>
        <w:jc w:val="right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20601">
        <w:rPr>
          <w:rFonts w:ascii="Times New Roman" w:hAnsi="Times New Roman" w:cs="Times New Roman"/>
          <w:b/>
          <w:i/>
          <w:color w:val="000000"/>
          <w:sz w:val="28"/>
          <w:szCs w:val="28"/>
          <w:lang w:val="vi-VN"/>
        </w:rPr>
        <w:t>Đà</w:t>
      </w:r>
      <w:proofErr w:type="spellEnd"/>
      <w:r w:rsidRPr="00A20601">
        <w:rPr>
          <w:rFonts w:ascii="Times New Roman" w:hAnsi="Times New Roman" w:cs="Times New Roman"/>
          <w:b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hAnsi="Times New Roman" w:cs="Times New Roman"/>
          <w:b/>
          <w:i/>
          <w:color w:val="000000"/>
          <w:sz w:val="28"/>
          <w:szCs w:val="28"/>
          <w:lang w:val="vi-VN"/>
        </w:rPr>
        <w:t>Nẵng</w:t>
      </w:r>
      <w:proofErr w:type="spellEnd"/>
      <w:r w:rsidRPr="00A20601">
        <w:rPr>
          <w:rFonts w:ascii="Times New Roman" w:hAnsi="Times New Roman" w:cs="Times New Roman"/>
          <w:b/>
          <w:i/>
          <w:color w:val="000000"/>
          <w:sz w:val="28"/>
          <w:szCs w:val="28"/>
          <w:lang w:val="vi-VN"/>
        </w:rPr>
        <w:t xml:space="preserve">, </w:t>
      </w:r>
      <w:proofErr w:type="spellStart"/>
      <w:r w:rsidRPr="00A20601">
        <w:rPr>
          <w:rFonts w:ascii="Times New Roman" w:hAnsi="Times New Roman" w:cs="Times New Roman"/>
          <w:b/>
          <w:i/>
          <w:color w:val="000000"/>
          <w:sz w:val="28"/>
          <w:szCs w:val="28"/>
          <w:lang w:val="vi-VN"/>
        </w:rPr>
        <w:t>ngày</w:t>
      </w:r>
      <w:proofErr w:type="spellEnd"/>
      <w:r w:rsidRPr="00A20601">
        <w:rPr>
          <w:rFonts w:ascii="Times New Roman" w:hAnsi="Times New Roman" w:cs="Times New Roman"/>
          <w:b/>
          <w:i/>
          <w:color w:val="000000"/>
          <w:sz w:val="28"/>
          <w:szCs w:val="28"/>
          <w:lang w:val="vi-VN"/>
        </w:rPr>
        <w:t xml:space="preserve"> 10 </w:t>
      </w:r>
      <w:proofErr w:type="spellStart"/>
      <w:r w:rsidRPr="00A20601">
        <w:rPr>
          <w:rFonts w:ascii="Times New Roman" w:hAnsi="Times New Roman" w:cs="Times New Roman"/>
          <w:b/>
          <w:i/>
          <w:color w:val="000000"/>
          <w:sz w:val="28"/>
          <w:szCs w:val="28"/>
          <w:lang w:val="vi-VN"/>
        </w:rPr>
        <w:t>tháng</w:t>
      </w:r>
      <w:proofErr w:type="spellEnd"/>
      <w:r w:rsidRPr="00A20601">
        <w:rPr>
          <w:rFonts w:ascii="Times New Roman" w:hAnsi="Times New Roman" w:cs="Times New Roman"/>
          <w:b/>
          <w:i/>
          <w:color w:val="000000"/>
          <w:sz w:val="28"/>
          <w:szCs w:val="28"/>
          <w:lang w:val="vi-VN"/>
        </w:rPr>
        <w:t xml:space="preserve"> 11 năm 2022</w:t>
      </w:r>
    </w:p>
    <w:p w14:paraId="345F8D3D" w14:textId="77777777" w:rsidR="00535825" w:rsidRPr="00A20601" w:rsidRDefault="00535825" w:rsidP="00535825">
      <w:pPr>
        <w:spacing w:line="288" w:lineRule="auto"/>
        <w:ind w:left="5760" w:firstLine="720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20601">
        <w:rPr>
          <w:rFonts w:ascii="Times New Roman" w:hAnsi="Times New Roman" w:cs="Times New Roman"/>
          <w:color w:val="000000"/>
          <w:sz w:val="28"/>
          <w:szCs w:val="28"/>
          <w:lang w:val="vi-VN"/>
        </w:rPr>
        <w:t>Thí</w:t>
      </w:r>
      <w:proofErr w:type="spellEnd"/>
      <w:r w:rsidRPr="00A20601">
        <w:rPr>
          <w:rFonts w:ascii="Times New Roman" w:hAnsi="Times New Roman" w:cs="Times New Roman"/>
          <w:color w:val="000000"/>
          <w:sz w:val="28"/>
          <w:szCs w:val="28"/>
          <w:lang w:val="vi-VN"/>
        </w:rPr>
        <w:t xml:space="preserve"> sinh</w:t>
      </w:r>
    </w:p>
    <w:p w14:paraId="50BA3367" w14:textId="77777777" w:rsidR="00535825" w:rsidRPr="00A20601" w:rsidRDefault="00535825" w:rsidP="00535825">
      <w:pPr>
        <w:spacing w:line="288" w:lineRule="auto"/>
        <w:ind w:left="5040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</w:p>
    <w:p w14:paraId="0E70E120" w14:textId="786ABEBD" w:rsidR="00535825" w:rsidRPr="00A20601" w:rsidRDefault="00535825" w:rsidP="00535825">
      <w:pPr>
        <w:ind w:left="6096"/>
        <w:rPr>
          <w:rFonts w:ascii="Times New Roman" w:hAnsi="Times New Roman" w:cs="Times New Roman"/>
          <w:sz w:val="28"/>
          <w:szCs w:val="28"/>
          <w:lang w:val="vi-VN"/>
        </w:rPr>
      </w:pPr>
      <w:r w:rsidRPr="00A20601">
        <w:rPr>
          <w:rFonts w:ascii="Times New Roman" w:hAnsi="Times New Roman" w:cs="Times New Roman"/>
          <w:sz w:val="28"/>
          <w:szCs w:val="28"/>
          <w:lang w:val="vi-VN"/>
        </w:rPr>
        <w:t>Lương Minh Hiếu</w:t>
      </w:r>
    </w:p>
    <w:p w14:paraId="3224598A" w14:textId="0D4C4521" w:rsidR="00535825" w:rsidRPr="00A20601" w:rsidRDefault="00535825" w:rsidP="00535825">
      <w:pPr>
        <w:ind w:left="6096"/>
        <w:rPr>
          <w:rFonts w:ascii="Times New Roman" w:hAnsi="Times New Roman" w:cs="Times New Roman"/>
          <w:sz w:val="28"/>
          <w:szCs w:val="28"/>
          <w:lang w:val="vi-VN"/>
        </w:rPr>
      </w:pPr>
      <w:r w:rsidRPr="00A20601">
        <w:rPr>
          <w:rFonts w:ascii="Times New Roman" w:hAnsi="Times New Roman" w:cs="Times New Roman"/>
          <w:sz w:val="28"/>
          <w:szCs w:val="28"/>
          <w:lang w:val="vi-VN"/>
        </w:rPr>
        <w:t xml:space="preserve">Nguyễn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vi-VN"/>
        </w:rPr>
        <w:t>Khải</w:t>
      </w:r>
      <w:proofErr w:type="spellEnd"/>
      <w:r w:rsidRPr="00A2060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20601">
        <w:rPr>
          <w:rFonts w:ascii="Times New Roman" w:hAnsi="Times New Roman" w:cs="Times New Roman"/>
          <w:sz w:val="28"/>
          <w:szCs w:val="28"/>
          <w:lang w:val="vi-VN"/>
        </w:rPr>
        <w:t>Hoàn</w:t>
      </w:r>
      <w:proofErr w:type="spellEnd"/>
    </w:p>
    <w:p w14:paraId="08E9C540" w14:textId="77777777" w:rsidR="00535825" w:rsidRPr="00A20601" w:rsidRDefault="00535825" w:rsidP="2DA595B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2A9DA44" w14:textId="54A6FD6B" w:rsidR="00C7569F" w:rsidRPr="00A20601" w:rsidRDefault="00C7569F" w:rsidP="2DA595BA">
      <w:pPr>
        <w:spacing w:after="60" w:line="400" w:lineRule="exact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</w:p>
    <w:p w14:paraId="51DB3BA6" w14:textId="77777777" w:rsidR="00DD221B" w:rsidRPr="00A20601" w:rsidRDefault="00DD221B" w:rsidP="2DA595BA">
      <w:pPr>
        <w:spacing w:after="60" w:line="400" w:lineRule="exact"/>
        <w:ind w:left="576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</w:p>
    <w:p w14:paraId="456CFE83" w14:textId="77777777" w:rsidR="00C7569F" w:rsidRPr="00A20601" w:rsidRDefault="00C7569F" w:rsidP="2DA595BA">
      <w:pPr>
        <w:spacing w:after="60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7EF9CD96" w14:textId="3C18E775" w:rsidR="00FE69AF" w:rsidRPr="00A20601" w:rsidRDefault="00FE69AF" w:rsidP="2DA595BA">
      <w:pPr>
        <w:shd w:val="clear" w:color="auto" w:fill="FFFFFF" w:themeFill="background1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</w:p>
    <w:sectPr w:rsidR="00FE69AF" w:rsidRPr="00A20601" w:rsidSect="00AE342F">
      <w:headerReference w:type="default" r:id="rId38"/>
      <w:pgSz w:w="12240" w:h="15840"/>
      <w:pgMar w:top="1440" w:right="1440" w:bottom="1440" w:left="1440" w:header="720" w:footer="720" w:gutter="0"/>
      <w:pgBorders w:display="firstPage" w:offsetFrom="page">
        <w:top w:val="thickThinSmallGap" w:sz="24" w:space="24" w:color="1F497D" w:themeColor="text2"/>
        <w:left w:val="thickThinSmallGap" w:sz="24" w:space="24" w:color="1F497D" w:themeColor="text2"/>
        <w:bottom w:val="thinThickSmallGap" w:sz="24" w:space="24" w:color="1F497D" w:themeColor="text2"/>
        <w:right w:val="thinThickSmallGap" w:sz="24" w:space="24" w:color="1F497D" w:themeColor="text2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19C53" w14:textId="77777777" w:rsidR="00173D62" w:rsidRDefault="00173D62" w:rsidP="001D13BA">
      <w:pPr>
        <w:spacing w:after="0" w:line="240" w:lineRule="auto"/>
      </w:pPr>
      <w:r>
        <w:separator/>
      </w:r>
    </w:p>
  </w:endnote>
  <w:endnote w:type="continuationSeparator" w:id="0">
    <w:p w14:paraId="405D1BE8" w14:textId="77777777" w:rsidR="00173D62" w:rsidRDefault="00173D62" w:rsidP="001D13BA">
      <w:pPr>
        <w:spacing w:after="0" w:line="240" w:lineRule="auto"/>
      </w:pPr>
      <w:r>
        <w:continuationSeparator/>
      </w:r>
    </w:p>
  </w:endnote>
  <w:endnote w:type="continuationNotice" w:id="1">
    <w:p w14:paraId="7640026D" w14:textId="77777777" w:rsidR="00173D62" w:rsidRDefault="00173D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5B1CF" w14:textId="77777777" w:rsidR="00173D62" w:rsidRDefault="00173D62" w:rsidP="001D13BA">
      <w:pPr>
        <w:spacing w:after="0" w:line="240" w:lineRule="auto"/>
      </w:pPr>
      <w:r>
        <w:separator/>
      </w:r>
    </w:p>
  </w:footnote>
  <w:footnote w:type="continuationSeparator" w:id="0">
    <w:p w14:paraId="26776E5C" w14:textId="77777777" w:rsidR="00173D62" w:rsidRDefault="00173D62" w:rsidP="001D13BA">
      <w:pPr>
        <w:spacing w:after="0" w:line="240" w:lineRule="auto"/>
      </w:pPr>
      <w:r>
        <w:continuationSeparator/>
      </w:r>
    </w:p>
  </w:footnote>
  <w:footnote w:type="continuationNotice" w:id="1">
    <w:p w14:paraId="545151CE" w14:textId="77777777" w:rsidR="00173D62" w:rsidRDefault="00173D6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C9C23" w14:textId="6F2D2C2F" w:rsidR="00AE342F" w:rsidRDefault="00AE342F">
    <w:pPr>
      <w:pStyle w:val="Header"/>
      <w:jc w:val="right"/>
    </w:pPr>
  </w:p>
  <w:p w14:paraId="757E9E73" w14:textId="77777777" w:rsidR="00AE342F" w:rsidRDefault="00AE34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B6BD6"/>
    <w:multiLevelType w:val="hybridMultilevel"/>
    <w:tmpl w:val="D7BCECEE"/>
    <w:lvl w:ilvl="0" w:tplc="3C107C0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F2DED"/>
    <w:multiLevelType w:val="multilevel"/>
    <w:tmpl w:val="1862C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C21560"/>
    <w:multiLevelType w:val="multilevel"/>
    <w:tmpl w:val="3AB4745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 w:val="0"/>
        <w:i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i/>
      </w:rPr>
    </w:lvl>
  </w:abstractNum>
  <w:abstractNum w:abstractNumId="3" w15:restartNumberingAfterBreak="0">
    <w:nsid w:val="2B7F6B70"/>
    <w:multiLevelType w:val="hybridMultilevel"/>
    <w:tmpl w:val="E1B8D52C"/>
    <w:lvl w:ilvl="0" w:tplc="B5CA860C">
      <w:start w:val="3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4E5E12"/>
    <w:multiLevelType w:val="hybridMultilevel"/>
    <w:tmpl w:val="028E7896"/>
    <w:lvl w:ilvl="0" w:tplc="0D1893F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F5039"/>
    <w:multiLevelType w:val="hybridMultilevel"/>
    <w:tmpl w:val="CA40AF18"/>
    <w:lvl w:ilvl="0" w:tplc="BCE06A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D96972"/>
    <w:multiLevelType w:val="hybridMultilevel"/>
    <w:tmpl w:val="ACF81772"/>
    <w:lvl w:ilvl="0" w:tplc="F2ECFF96">
      <w:numFmt w:val="bullet"/>
      <w:lvlText w:val="-"/>
      <w:lvlJc w:val="left"/>
      <w:pPr>
        <w:ind w:left="792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46697DA1"/>
    <w:multiLevelType w:val="hybridMultilevel"/>
    <w:tmpl w:val="B1F46DD2"/>
    <w:lvl w:ilvl="0" w:tplc="3C107C0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C971B3"/>
    <w:multiLevelType w:val="hybridMultilevel"/>
    <w:tmpl w:val="D95E99D2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65135685"/>
    <w:multiLevelType w:val="hybridMultilevel"/>
    <w:tmpl w:val="B2C023CA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9D339D"/>
    <w:multiLevelType w:val="multilevel"/>
    <w:tmpl w:val="92D6BE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8"/>
  </w:num>
  <w:num w:numId="5">
    <w:abstractNumId w:val="2"/>
  </w:num>
  <w:num w:numId="6">
    <w:abstractNumId w:val="6"/>
  </w:num>
  <w:num w:numId="7">
    <w:abstractNumId w:val="1"/>
  </w:num>
  <w:num w:numId="8">
    <w:abstractNumId w:val="4"/>
  </w:num>
  <w:num w:numId="9">
    <w:abstractNumId w:val="0"/>
  </w:num>
  <w:num w:numId="10">
    <w:abstractNumId w:val="7"/>
  </w:num>
  <w:num w:numId="1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ương Minh Hiếu">
    <w15:presenceInfo w15:providerId="None" w15:userId="Lương Minh Hiế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7746"/>
    <w:rsid w:val="000129A5"/>
    <w:rsid w:val="000159DF"/>
    <w:rsid w:val="00016A53"/>
    <w:rsid w:val="00024C74"/>
    <w:rsid w:val="0002644A"/>
    <w:rsid w:val="00034454"/>
    <w:rsid w:val="000349A1"/>
    <w:rsid w:val="00036245"/>
    <w:rsid w:val="000476E6"/>
    <w:rsid w:val="000518FA"/>
    <w:rsid w:val="000572E6"/>
    <w:rsid w:val="00063E34"/>
    <w:rsid w:val="00065463"/>
    <w:rsid w:val="0006652C"/>
    <w:rsid w:val="0007391A"/>
    <w:rsid w:val="000833EE"/>
    <w:rsid w:val="0008619C"/>
    <w:rsid w:val="000911AF"/>
    <w:rsid w:val="00093A3A"/>
    <w:rsid w:val="00095192"/>
    <w:rsid w:val="000A22A7"/>
    <w:rsid w:val="000C7F25"/>
    <w:rsid w:val="000D0A81"/>
    <w:rsid w:val="000D5E6B"/>
    <w:rsid w:val="000D6249"/>
    <w:rsid w:val="000E19EB"/>
    <w:rsid w:val="000E1CB0"/>
    <w:rsid w:val="000F6794"/>
    <w:rsid w:val="00105FD5"/>
    <w:rsid w:val="00111962"/>
    <w:rsid w:val="00113C26"/>
    <w:rsid w:val="00114487"/>
    <w:rsid w:val="00117ABE"/>
    <w:rsid w:val="00121810"/>
    <w:rsid w:val="001218D1"/>
    <w:rsid w:val="001257E2"/>
    <w:rsid w:val="00133922"/>
    <w:rsid w:val="00134F2C"/>
    <w:rsid w:val="00134F7C"/>
    <w:rsid w:val="001369EF"/>
    <w:rsid w:val="00137379"/>
    <w:rsid w:val="00142EFC"/>
    <w:rsid w:val="00143316"/>
    <w:rsid w:val="00145E72"/>
    <w:rsid w:val="00146E1D"/>
    <w:rsid w:val="001523C8"/>
    <w:rsid w:val="00155836"/>
    <w:rsid w:val="001631B1"/>
    <w:rsid w:val="00172ED7"/>
    <w:rsid w:val="001732E7"/>
    <w:rsid w:val="00173D62"/>
    <w:rsid w:val="00174561"/>
    <w:rsid w:val="001814EF"/>
    <w:rsid w:val="00182268"/>
    <w:rsid w:val="00182328"/>
    <w:rsid w:val="001828A3"/>
    <w:rsid w:val="0018501F"/>
    <w:rsid w:val="00185074"/>
    <w:rsid w:val="00185EE0"/>
    <w:rsid w:val="00186C2E"/>
    <w:rsid w:val="00186E5E"/>
    <w:rsid w:val="001957D6"/>
    <w:rsid w:val="001958DF"/>
    <w:rsid w:val="00196FD2"/>
    <w:rsid w:val="001A2D0A"/>
    <w:rsid w:val="001A4E61"/>
    <w:rsid w:val="001A5DCC"/>
    <w:rsid w:val="001B0FA1"/>
    <w:rsid w:val="001B75B9"/>
    <w:rsid w:val="001B791D"/>
    <w:rsid w:val="001C7799"/>
    <w:rsid w:val="001D13BA"/>
    <w:rsid w:val="001D3BF4"/>
    <w:rsid w:val="001D5E30"/>
    <w:rsid w:val="001E4142"/>
    <w:rsid w:val="001F3093"/>
    <w:rsid w:val="00203C7F"/>
    <w:rsid w:val="002059C5"/>
    <w:rsid w:val="00207C10"/>
    <w:rsid w:val="002219A6"/>
    <w:rsid w:val="00227FC4"/>
    <w:rsid w:val="00233B76"/>
    <w:rsid w:val="00233C9B"/>
    <w:rsid w:val="0024596F"/>
    <w:rsid w:val="0024733B"/>
    <w:rsid w:val="0025375C"/>
    <w:rsid w:val="002542E3"/>
    <w:rsid w:val="0025576D"/>
    <w:rsid w:val="002577FB"/>
    <w:rsid w:val="00263EAA"/>
    <w:rsid w:val="002711FD"/>
    <w:rsid w:val="002750E1"/>
    <w:rsid w:val="00275F0E"/>
    <w:rsid w:val="00283003"/>
    <w:rsid w:val="00286BF3"/>
    <w:rsid w:val="00287466"/>
    <w:rsid w:val="00292F1B"/>
    <w:rsid w:val="00293C3F"/>
    <w:rsid w:val="00296273"/>
    <w:rsid w:val="00296732"/>
    <w:rsid w:val="002973FD"/>
    <w:rsid w:val="00297AEE"/>
    <w:rsid w:val="002A08F9"/>
    <w:rsid w:val="002A1CF4"/>
    <w:rsid w:val="002A2137"/>
    <w:rsid w:val="002A3E4E"/>
    <w:rsid w:val="002A793F"/>
    <w:rsid w:val="002A7CDF"/>
    <w:rsid w:val="002B420C"/>
    <w:rsid w:val="002B43E4"/>
    <w:rsid w:val="002B7ABD"/>
    <w:rsid w:val="002C502A"/>
    <w:rsid w:val="002E00BA"/>
    <w:rsid w:val="002E0759"/>
    <w:rsid w:val="002E16C0"/>
    <w:rsid w:val="002E6D02"/>
    <w:rsid w:val="002F6B71"/>
    <w:rsid w:val="003006E4"/>
    <w:rsid w:val="00304A7C"/>
    <w:rsid w:val="003072A8"/>
    <w:rsid w:val="00316FA5"/>
    <w:rsid w:val="00323842"/>
    <w:rsid w:val="003255FF"/>
    <w:rsid w:val="00334BD1"/>
    <w:rsid w:val="00335543"/>
    <w:rsid w:val="00340F55"/>
    <w:rsid w:val="0034308B"/>
    <w:rsid w:val="003458C9"/>
    <w:rsid w:val="00346584"/>
    <w:rsid w:val="00352B70"/>
    <w:rsid w:val="003559B1"/>
    <w:rsid w:val="00357042"/>
    <w:rsid w:val="00360AAE"/>
    <w:rsid w:val="00370506"/>
    <w:rsid w:val="00372EF6"/>
    <w:rsid w:val="00373122"/>
    <w:rsid w:val="00376687"/>
    <w:rsid w:val="00382327"/>
    <w:rsid w:val="003849D1"/>
    <w:rsid w:val="00385366"/>
    <w:rsid w:val="0038577F"/>
    <w:rsid w:val="00386200"/>
    <w:rsid w:val="0038657C"/>
    <w:rsid w:val="00395DE9"/>
    <w:rsid w:val="003A4F43"/>
    <w:rsid w:val="003A5629"/>
    <w:rsid w:val="003B31F7"/>
    <w:rsid w:val="003C554D"/>
    <w:rsid w:val="003D0C67"/>
    <w:rsid w:val="003D26F6"/>
    <w:rsid w:val="003D4162"/>
    <w:rsid w:val="003D7918"/>
    <w:rsid w:val="003F5EBF"/>
    <w:rsid w:val="003F600A"/>
    <w:rsid w:val="0040712C"/>
    <w:rsid w:val="004112AD"/>
    <w:rsid w:val="00416A53"/>
    <w:rsid w:val="00420031"/>
    <w:rsid w:val="0042504E"/>
    <w:rsid w:val="004271B1"/>
    <w:rsid w:val="00430EF1"/>
    <w:rsid w:val="004461D8"/>
    <w:rsid w:val="0045043D"/>
    <w:rsid w:val="0045531B"/>
    <w:rsid w:val="00461CF2"/>
    <w:rsid w:val="0046297B"/>
    <w:rsid w:val="00463261"/>
    <w:rsid w:val="004647D6"/>
    <w:rsid w:val="00467677"/>
    <w:rsid w:val="004679F2"/>
    <w:rsid w:val="004717F7"/>
    <w:rsid w:val="00473814"/>
    <w:rsid w:val="00474181"/>
    <w:rsid w:val="00476E30"/>
    <w:rsid w:val="004779F3"/>
    <w:rsid w:val="00477F47"/>
    <w:rsid w:val="00491F1A"/>
    <w:rsid w:val="004950EB"/>
    <w:rsid w:val="004A37CF"/>
    <w:rsid w:val="004A750E"/>
    <w:rsid w:val="004A7E4E"/>
    <w:rsid w:val="004B068F"/>
    <w:rsid w:val="004B31C6"/>
    <w:rsid w:val="004B3912"/>
    <w:rsid w:val="004C410E"/>
    <w:rsid w:val="004C73D1"/>
    <w:rsid w:val="004D2A2B"/>
    <w:rsid w:val="004D6132"/>
    <w:rsid w:val="004E169D"/>
    <w:rsid w:val="004E26F7"/>
    <w:rsid w:val="004E660D"/>
    <w:rsid w:val="004F36AD"/>
    <w:rsid w:val="00507313"/>
    <w:rsid w:val="00513ABA"/>
    <w:rsid w:val="005208AB"/>
    <w:rsid w:val="00525C9A"/>
    <w:rsid w:val="00533B3A"/>
    <w:rsid w:val="00535825"/>
    <w:rsid w:val="0054427A"/>
    <w:rsid w:val="005465CE"/>
    <w:rsid w:val="005574F0"/>
    <w:rsid w:val="005579A8"/>
    <w:rsid w:val="00570A2B"/>
    <w:rsid w:val="0057253D"/>
    <w:rsid w:val="00574697"/>
    <w:rsid w:val="00574D57"/>
    <w:rsid w:val="005779AE"/>
    <w:rsid w:val="00584999"/>
    <w:rsid w:val="00586204"/>
    <w:rsid w:val="005870F8"/>
    <w:rsid w:val="005935DA"/>
    <w:rsid w:val="005A0858"/>
    <w:rsid w:val="005A2312"/>
    <w:rsid w:val="005A4B68"/>
    <w:rsid w:val="005A73C7"/>
    <w:rsid w:val="005B067D"/>
    <w:rsid w:val="005B5653"/>
    <w:rsid w:val="005B5BC0"/>
    <w:rsid w:val="005C0750"/>
    <w:rsid w:val="005C43D8"/>
    <w:rsid w:val="005C4581"/>
    <w:rsid w:val="005C6CB0"/>
    <w:rsid w:val="005D4DEB"/>
    <w:rsid w:val="005D5E38"/>
    <w:rsid w:val="005D71EA"/>
    <w:rsid w:val="005E16FC"/>
    <w:rsid w:val="005E2C8A"/>
    <w:rsid w:val="005E5A2E"/>
    <w:rsid w:val="005F7D44"/>
    <w:rsid w:val="0060160A"/>
    <w:rsid w:val="006021CA"/>
    <w:rsid w:val="00602290"/>
    <w:rsid w:val="00603B73"/>
    <w:rsid w:val="00604B5F"/>
    <w:rsid w:val="0060674D"/>
    <w:rsid w:val="00610A90"/>
    <w:rsid w:val="00614A66"/>
    <w:rsid w:val="00616109"/>
    <w:rsid w:val="00622507"/>
    <w:rsid w:val="00623908"/>
    <w:rsid w:val="00623A14"/>
    <w:rsid w:val="00630258"/>
    <w:rsid w:val="006333BB"/>
    <w:rsid w:val="006358F9"/>
    <w:rsid w:val="006368F9"/>
    <w:rsid w:val="006435C7"/>
    <w:rsid w:val="0064459E"/>
    <w:rsid w:val="006450EE"/>
    <w:rsid w:val="0065361A"/>
    <w:rsid w:val="00653F02"/>
    <w:rsid w:val="00654604"/>
    <w:rsid w:val="006546B2"/>
    <w:rsid w:val="00656CFB"/>
    <w:rsid w:val="0066597B"/>
    <w:rsid w:val="006715F1"/>
    <w:rsid w:val="0067325E"/>
    <w:rsid w:val="00677FA7"/>
    <w:rsid w:val="00682221"/>
    <w:rsid w:val="00685851"/>
    <w:rsid w:val="00691303"/>
    <w:rsid w:val="0069194C"/>
    <w:rsid w:val="006925F4"/>
    <w:rsid w:val="006929E8"/>
    <w:rsid w:val="00697448"/>
    <w:rsid w:val="006A379B"/>
    <w:rsid w:val="006B1DA6"/>
    <w:rsid w:val="006B2BCF"/>
    <w:rsid w:val="006B5DF6"/>
    <w:rsid w:val="006C33FF"/>
    <w:rsid w:val="006C34C9"/>
    <w:rsid w:val="006C5D94"/>
    <w:rsid w:val="006C659C"/>
    <w:rsid w:val="006C6EA2"/>
    <w:rsid w:val="006D0F0A"/>
    <w:rsid w:val="006E1D5A"/>
    <w:rsid w:val="006E6201"/>
    <w:rsid w:val="006E7EDF"/>
    <w:rsid w:val="006F04A1"/>
    <w:rsid w:val="006F6E4C"/>
    <w:rsid w:val="007079FB"/>
    <w:rsid w:val="00716183"/>
    <w:rsid w:val="00721DBC"/>
    <w:rsid w:val="00733C7A"/>
    <w:rsid w:val="007346B9"/>
    <w:rsid w:val="0073757F"/>
    <w:rsid w:val="0073CC38"/>
    <w:rsid w:val="0074464B"/>
    <w:rsid w:val="00746E28"/>
    <w:rsid w:val="0075191C"/>
    <w:rsid w:val="007526B5"/>
    <w:rsid w:val="0075448E"/>
    <w:rsid w:val="00754ECE"/>
    <w:rsid w:val="00761314"/>
    <w:rsid w:val="00762273"/>
    <w:rsid w:val="00781027"/>
    <w:rsid w:val="0078543B"/>
    <w:rsid w:val="007878AF"/>
    <w:rsid w:val="007A0B09"/>
    <w:rsid w:val="007A32E2"/>
    <w:rsid w:val="007A5F42"/>
    <w:rsid w:val="007B26A3"/>
    <w:rsid w:val="007B2F9D"/>
    <w:rsid w:val="007D177D"/>
    <w:rsid w:val="007D7BA9"/>
    <w:rsid w:val="007F5E9A"/>
    <w:rsid w:val="0080295A"/>
    <w:rsid w:val="00804181"/>
    <w:rsid w:val="0080561F"/>
    <w:rsid w:val="00807A0C"/>
    <w:rsid w:val="008169FC"/>
    <w:rsid w:val="00821D93"/>
    <w:rsid w:val="008231F4"/>
    <w:rsid w:val="00824D3B"/>
    <w:rsid w:val="00840A02"/>
    <w:rsid w:val="008538BC"/>
    <w:rsid w:val="00855A91"/>
    <w:rsid w:val="00864B10"/>
    <w:rsid w:val="008666AB"/>
    <w:rsid w:val="0087046B"/>
    <w:rsid w:val="008714B9"/>
    <w:rsid w:val="00872B07"/>
    <w:rsid w:val="008867BA"/>
    <w:rsid w:val="00887000"/>
    <w:rsid w:val="008928DF"/>
    <w:rsid w:val="008932FE"/>
    <w:rsid w:val="00896355"/>
    <w:rsid w:val="008A4A8D"/>
    <w:rsid w:val="008B34F0"/>
    <w:rsid w:val="008B384B"/>
    <w:rsid w:val="008B60DD"/>
    <w:rsid w:val="008B7992"/>
    <w:rsid w:val="008C3041"/>
    <w:rsid w:val="008C39E0"/>
    <w:rsid w:val="008D165A"/>
    <w:rsid w:val="008E1D1A"/>
    <w:rsid w:val="008E2306"/>
    <w:rsid w:val="008E35AF"/>
    <w:rsid w:val="008F1CD9"/>
    <w:rsid w:val="008F441C"/>
    <w:rsid w:val="008F57E6"/>
    <w:rsid w:val="00901125"/>
    <w:rsid w:val="00901B71"/>
    <w:rsid w:val="009118AB"/>
    <w:rsid w:val="0091194B"/>
    <w:rsid w:val="00913312"/>
    <w:rsid w:val="00916651"/>
    <w:rsid w:val="00917BD7"/>
    <w:rsid w:val="00922EB3"/>
    <w:rsid w:val="0093028E"/>
    <w:rsid w:val="00940527"/>
    <w:rsid w:val="00940EC6"/>
    <w:rsid w:val="00944FDA"/>
    <w:rsid w:val="00953FC9"/>
    <w:rsid w:val="00967353"/>
    <w:rsid w:val="00967936"/>
    <w:rsid w:val="00972E6D"/>
    <w:rsid w:val="00974D35"/>
    <w:rsid w:val="00981BF3"/>
    <w:rsid w:val="00983D41"/>
    <w:rsid w:val="00985FE7"/>
    <w:rsid w:val="00993539"/>
    <w:rsid w:val="009A4D98"/>
    <w:rsid w:val="009A5A59"/>
    <w:rsid w:val="009B723D"/>
    <w:rsid w:val="009D65FD"/>
    <w:rsid w:val="009D6AB0"/>
    <w:rsid w:val="009E0F74"/>
    <w:rsid w:val="009E4940"/>
    <w:rsid w:val="009E7DE4"/>
    <w:rsid w:val="009F1DB0"/>
    <w:rsid w:val="009F4159"/>
    <w:rsid w:val="009F56E8"/>
    <w:rsid w:val="00A028C1"/>
    <w:rsid w:val="00A14230"/>
    <w:rsid w:val="00A15CD7"/>
    <w:rsid w:val="00A20601"/>
    <w:rsid w:val="00A3161E"/>
    <w:rsid w:val="00A34CFF"/>
    <w:rsid w:val="00A34DC5"/>
    <w:rsid w:val="00A45550"/>
    <w:rsid w:val="00A47180"/>
    <w:rsid w:val="00A510FB"/>
    <w:rsid w:val="00A53618"/>
    <w:rsid w:val="00A6631B"/>
    <w:rsid w:val="00A6650C"/>
    <w:rsid w:val="00A67A78"/>
    <w:rsid w:val="00A72A0A"/>
    <w:rsid w:val="00A73C50"/>
    <w:rsid w:val="00A75410"/>
    <w:rsid w:val="00A7741A"/>
    <w:rsid w:val="00A80671"/>
    <w:rsid w:val="00A868D5"/>
    <w:rsid w:val="00A86A92"/>
    <w:rsid w:val="00A916B3"/>
    <w:rsid w:val="00A923CD"/>
    <w:rsid w:val="00A92862"/>
    <w:rsid w:val="00AA264D"/>
    <w:rsid w:val="00AA592B"/>
    <w:rsid w:val="00AA63E0"/>
    <w:rsid w:val="00AB00D1"/>
    <w:rsid w:val="00AB4DA9"/>
    <w:rsid w:val="00AB5464"/>
    <w:rsid w:val="00AC130F"/>
    <w:rsid w:val="00AC5002"/>
    <w:rsid w:val="00AC627F"/>
    <w:rsid w:val="00AD206B"/>
    <w:rsid w:val="00AD75C8"/>
    <w:rsid w:val="00AE2E58"/>
    <w:rsid w:val="00AE342F"/>
    <w:rsid w:val="00AE552D"/>
    <w:rsid w:val="00AF26FB"/>
    <w:rsid w:val="00AF4048"/>
    <w:rsid w:val="00AF756B"/>
    <w:rsid w:val="00B03343"/>
    <w:rsid w:val="00B15025"/>
    <w:rsid w:val="00B26793"/>
    <w:rsid w:val="00B317AA"/>
    <w:rsid w:val="00B43EC9"/>
    <w:rsid w:val="00B45988"/>
    <w:rsid w:val="00B4761D"/>
    <w:rsid w:val="00B50483"/>
    <w:rsid w:val="00B50760"/>
    <w:rsid w:val="00B53B9F"/>
    <w:rsid w:val="00B56288"/>
    <w:rsid w:val="00B56E5D"/>
    <w:rsid w:val="00B62010"/>
    <w:rsid w:val="00B67268"/>
    <w:rsid w:val="00B75D54"/>
    <w:rsid w:val="00B811CB"/>
    <w:rsid w:val="00B857AB"/>
    <w:rsid w:val="00BA20DF"/>
    <w:rsid w:val="00BA2929"/>
    <w:rsid w:val="00BA3AFE"/>
    <w:rsid w:val="00BB1099"/>
    <w:rsid w:val="00BB515D"/>
    <w:rsid w:val="00BC0B2F"/>
    <w:rsid w:val="00BC2FF6"/>
    <w:rsid w:val="00BC34C4"/>
    <w:rsid w:val="00BC3AC8"/>
    <w:rsid w:val="00BC3F22"/>
    <w:rsid w:val="00BC5AC5"/>
    <w:rsid w:val="00BD179C"/>
    <w:rsid w:val="00BD7055"/>
    <w:rsid w:val="00BE3460"/>
    <w:rsid w:val="00C063E1"/>
    <w:rsid w:val="00C120A3"/>
    <w:rsid w:val="00C16085"/>
    <w:rsid w:val="00C22AC9"/>
    <w:rsid w:val="00C233A2"/>
    <w:rsid w:val="00C23ACF"/>
    <w:rsid w:val="00C2510A"/>
    <w:rsid w:val="00C26C29"/>
    <w:rsid w:val="00C2755D"/>
    <w:rsid w:val="00C30F57"/>
    <w:rsid w:val="00C348B7"/>
    <w:rsid w:val="00C34BAE"/>
    <w:rsid w:val="00C37C05"/>
    <w:rsid w:val="00C41C87"/>
    <w:rsid w:val="00C42136"/>
    <w:rsid w:val="00C43791"/>
    <w:rsid w:val="00C475DE"/>
    <w:rsid w:val="00C551D7"/>
    <w:rsid w:val="00C56B46"/>
    <w:rsid w:val="00C63108"/>
    <w:rsid w:val="00C63ABD"/>
    <w:rsid w:val="00C67579"/>
    <w:rsid w:val="00C7440C"/>
    <w:rsid w:val="00C7569F"/>
    <w:rsid w:val="00C77550"/>
    <w:rsid w:val="00C83381"/>
    <w:rsid w:val="00C90265"/>
    <w:rsid w:val="00C924BD"/>
    <w:rsid w:val="00C927DC"/>
    <w:rsid w:val="00C95785"/>
    <w:rsid w:val="00CA5A1D"/>
    <w:rsid w:val="00CA683B"/>
    <w:rsid w:val="00CA7A7A"/>
    <w:rsid w:val="00CB72B7"/>
    <w:rsid w:val="00CC2DDE"/>
    <w:rsid w:val="00CD0C40"/>
    <w:rsid w:val="00CD1442"/>
    <w:rsid w:val="00CD227B"/>
    <w:rsid w:val="00CD4957"/>
    <w:rsid w:val="00CD7F69"/>
    <w:rsid w:val="00CE0069"/>
    <w:rsid w:val="00CE3E01"/>
    <w:rsid w:val="00CF38E9"/>
    <w:rsid w:val="00CF3F15"/>
    <w:rsid w:val="00CF533A"/>
    <w:rsid w:val="00D122E1"/>
    <w:rsid w:val="00D132B0"/>
    <w:rsid w:val="00D16F61"/>
    <w:rsid w:val="00D17338"/>
    <w:rsid w:val="00D37FC4"/>
    <w:rsid w:val="00D46FEF"/>
    <w:rsid w:val="00D50199"/>
    <w:rsid w:val="00D51746"/>
    <w:rsid w:val="00D5283C"/>
    <w:rsid w:val="00D52BEB"/>
    <w:rsid w:val="00D52F13"/>
    <w:rsid w:val="00D536DC"/>
    <w:rsid w:val="00D54606"/>
    <w:rsid w:val="00D62961"/>
    <w:rsid w:val="00D6527E"/>
    <w:rsid w:val="00D67F75"/>
    <w:rsid w:val="00D70BE6"/>
    <w:rsid w:val="00D7346D"/>
    <w:rsid w:val="00D74696"/>
    <w:rsid w:val="00D81FD2"/>
    <w:rsid w:val="00D846F8"/>
    <w:rsid w:val="00D85676"/>
    <w:rsid w:val="00D9029D"/>
    <w:rsid w:val="00D90E1D"/>
    <w:rsid w:val="00D93820"/>
    <w:rsid w:val="00D950BB"/>
    <w:rsid w:val="00DA0440"/>
    <w:rsid w:val="00DA0E10"/>
    <w:rsid w:val="00DA4B94"/>
    <w:rsid w:val="00DA68B8"/>
    <w:rsid w:val="00DB022C"/>
    <w:rsid w:val="00DB1F08"/>
    <w:rsid w:val="00DB3E2D"/>
    <w:rsid w:val="00DB61B9"/>
    <w:rsid w:val="00DC11F1"/>
    <w:rsid w:val="00DC4FE5"/>
    <w:rsid w:val="00DD00EE"/>
    <w:rsid w:val="00DD0373"/>
    <w:rsid w:val="00DD221B"/>
    <w:rsid w:val="00DD3D68"/>
    <w:rsid w:val="00DD497C"/>
    <w:rsid w:val="00DD535F"/>
    <w:rsid w:val="00DD6829"/>
    <w:rsid w:val="00DD6F04"/>
    <w:rsid w:val="00DE5DDF"/>
    <w:rsid w:val="00DE6C1C"/>
    <w:rsid w:val="00DF4329"/>
    <w:rsid w:val="00DF6AB6"/>
    <w:rsid w:val="00DF7398"/>
    <w:rsid w:val="00E00CD6"/>
    <w:rsid w:val="00E03625"/>
    <w:rsid w:val="00E177EE"/>
    <w:rsid w:val="00E202BC"/>
    <w:rsid w:val="00E27692"/>
    <w:rsid w:val="00E37901"/>
    <w:rsid w:val="00E4105F"/>
    <w:rsid w:val="00E4546C"/>
    <w:rsid w:val="00E47663"/>
    <w:rsid w:val="00E52DFB"/>
    <w:rsid w:val="00E5691B"/>
    <w:rsid w:val="00E57CC0"/>
    <w:rsid w:val="00E63018"/>
    <w:rsid w:val="00E63461"/>
    <w:rsid w:val="00E63BAC"/>
    <w:rsid w:val="00E642B9"/>
    <w:rsid w:val="00E64B85"/>
    <w:rsid w:val="00E6547F"/>
    <w:rsid w:val="00E6792E"/>
    <w:rsid w:val="00E67CC5"/>
    <w:rsid w:val="00E702BF"/>
    <w:rsid w:val="00E70D14"/>
    <w:rsid w:val="00E7142F"/>
    <w:rsid w:val="00E71E73"/>
    <w:rsid w:val="00E72EA3"/>
    <w:rsid w:val="00E73773"/>
    <w:rsid w:val="00E749FE"/>
    <w:rsid w:val="00E77746"/>
    <w:rsid w:val="00E82BBF"/>
    <w:rsid w:val="00E83345"/>
    <w:rsid w:val="00E83393"/>
    <w:rsid w:val="00E93549"/>
    <w:rsid w:val="00EA2E2E"/>
    <w:rsid w:val="00EA6493"/>
    <w:rsid w:val="00EB0169"/>
    <w:rsid w:val="00EC0961"/>
    <w:rsid w:val="00EC1E6E"/>
    <w:rsid w:val="00EC37F1"/>
    <w:rsid w:val="00EC399E"/>
    <w:rsid w:val="00ED18ED"/>
    <w:rsid w:val="00ED694F"/>
    <w:rsid w:val="00ED74FC"/>
    <w:rsid w:val="00EE2C42"/>
    <w:rsid w:val="00EE774C"/>
    <w:rsid w:val="00EEB6F7"/>
    <w:rsid w:val="00EF48AC"/>
    <w:rsid w:val="00EF5A4E"/>
    <w:rsid w:val="00EF5E82"/>
    <w:rsid w:val="00EF6ADB"/>
    <w:rsid w:val="00F008FF"/>
    <w:rsid w:val="00F020FC"/>
    <w:rsid w:val="00F02EFF"/>
    <w:rsid w:val="00F0428E"/>
    <w:rsid w:val="00F05E05"/>
    <w:rsid w:val="00F17483"/>
    <w:rsid w:val="00F25D2A"/>
    <w:rsid w:val="00F275C9"/>
    <w:rsid w:val="00F303EE"/>
    <w:rsid w:val="00F333F8"/>
    <w:rsid w:val="00F43842"/>
    <w:rsid w:val="00F45566"/>
    <w:rsid w:val="00F45F80"/>
    <w:rsid w:val="00F524FD"/>
    <w:rsid w:val="00F65A7F"/>
    <w:rsid w:val="00F71259"/>
    <w:rsid w:val="00F7450F"/>
    <w:rsid w:val="00F74781"/>
    <w:rsid w:val="00F75F7E"/>
    <w:rsid w:val="00F77EB8"/>
    <w:rsid w:val="00F87EBD"/>
    <w:rsid w:val="00F90B80"/>
    <w:rsid w:val="00F90C11"/>
    <w:rsid w:val="00F927F9"/>
    <w:rsid w:val="00F94EAB"/>
    <w:rsid w:val="00FA7955"/>
    <w:rsid w:val="00FB06F8"/>
    <w:rsid w:val="00FB3285"/>
    <w:rsid w:val="00FB35FA"/>
    <w:rsid w:val="00FB60D8"/>
    <w:rsid w:val="00FB7606"/>
    <w:rsid w:val="00FC138B"/>
    <w:rsid w:val="00FC1F26"/>
    <w:rsid w:val="00FC2F72"/>
    <w:rsid w:val="00FD13FF"/>
    <w:rsid w:val="00FD7711"/>
    <w:rsid w:val="00FE5EBF"/>
    <w:rsid w:val="00FE69AF"/>
    <w:rsid w:val="00FF3963"/>
    <w:rsid w:val="00FF4A30"/>
    <w:rsid w:val="00FF746D"/>
    <w:rsid w:val="00FF7506"/>
    <w:rsid w:val="012E602B"/>
    <w:rsid w:val="014CA94D"/>
    <w:rsid w:val="01C7CBBD"/>
    <w:rsid w:val="01EB002A"/>
    <w:rsid w:val="02557568"/>
    <w:rsid w:val="02638F58"/>
    <w:rsid w:val="027B1893"/>
    <w:rsid w:val="02D88902"/>
    <w:rsid w:val="02F270DD"/>
    <w:rsid w:val="031C6586"/>
    <w:rsid w:val="037C9BBD"/>
    <w:rsid w:val="045D795D"/>
    <w:rsid w:val="04C42E2C"/>
    <w:rsid w:val="04F1074A"/>
    <w:rsid w:val="04FF3BAD"/>
    <w:rsid w:val="0644755D"/>
    <w:rsid w:val="077728B5"/>
    <w:rsid w:val="07870DCE"/>
    <w:rsid w:val="08976308"/>
    <w:rsid w:val="08D4DAF6"/>
    <w:rsid w:val="0AAF4757"/>
    <w:rsid w:val="0AC893E4"/>
    <w:rsid w:val="0BF93FC0"/>
    <w:rsid w:val="0C334C89"/>
    <w:rsid w:val="0C3ED451"/>
    <w:rsid w:val="0C5AEB91"/>
    <w:rsid w:val="0CDBEF1A"/>
    <w:rsid w:val="0DC6E6E6"/>
    <w:rsid w:val="0E863BD5"/>
    <w:rsid w:val="0F2546E8"/>
    <w:rsid w:val="0F30E082"/>
    <w:rsid w:val="101171FA"/>
    <w:rsid w:val="10284EE2"/>
    <w:rsid w:val="1086AB84"/>
    <w:rsid w:val="109398A6"/>
    <w:rsid w:val="110C5308"/>
    <w:rsid w:val="11278B90"/>
    <w:rsid w:val="11583940"/>
    <w:rsid w:val="11E2AFF5"/>
    <w:rsid w:val="12BB3AAC"/>
    <w:rsid w:val="12F409A1"/>
    <w:rsid w:val="14288015"/>
    <w:rsid w:val="151A50B7"/>
    <w:rsid w:val="15682C2D"/>
    <w:rsid w:val="16A1F4F2"/>
    <w:rsid w:val="16E945B8"/>
    <w:rsid w:val="17173F99"/>
    <w:rsid w:val="17269066"/>
    <w:rsid w:val="18507AC0"/>
    <w:rsid w:val="18810F72"/>
    <w:rsid w:val="19C8A64B"/>
    <w:rsid w:val="1B01C1D7"/>
    <w:rsid w:val="1B895F6A"/>
    <w:rsid w:val="1C0CB6EB"/>
    <w:rsid w:val="1C545659"/>
    <w:rsid w:val="1C60BDA2"/>
    <w:rsid w:val="1E4BC68E"/>
    <w:rsid w:val="20659C5C"/>
    <w:rsid w:val="219C0F4C"/>
    <w:rsid w:val="21B5AF82"/>
    <w:rsid w:val="2205C5C6"/>
    <w:rsid w:val="22655CC3"/>
    <w:rsid w:val="22755924"/>
    <w:rsid w:val="22D1EE97"/>
    <w:rsid w:val="24DD1952"/>
    <w:rsid w:val="254CDCC3"/>
    <w:rsid w:val="259C3CE1"/>
    <w:rsid w:val="267EEF2C"/>
    <w:rsid w:val="26886855"/>
    <w:rsid w:val="27403D0B"/>
    <w:rsid w:val="276A2FB1"/>
    <w:rsid w:val="2850DF37"/>
    <w:rsid w:val="28AE2D8D"/>
    <w:rsid w:val="2926184D"/>
    <w:rsid w:val="292E05D3"/>
    <w:rsid w:val="29ECAF98"/>
    <w:rsid w:val="2A141A43"/>
    <w:rsid w:val="2A9B451B"/>
    <w:rsid w:val="2AFDF6A2"/>
    <w:rsid w:val="2B2FBE53"/>
    <w:rsid w:val="2B887FF9"/>
    <w:rsid w:val="2C7A509B"/>
    <w:rsid w:val="2D5CA9EF"/>
    <w:rsid w:val="2DA595BA"/>
    <w:rsid w:val="2E428F6F"/>
    <w:rsid w:val="2E8E8EA5"/>
    <w:rsid w:val="2EB1E305"/>
    <w:rsid w:val="2FAEDF5D"/>
    <w:rsid w:val="30018CC6"/>
    <w:rsid w:val="3042B381"/>
    <w:rsid w:val="3064A7F0"/>
    <w:rsid w:val="3164BF0C"/>
    <w:rsid w:val="32466CE1"/>
    <w:rsid w:val="32BC62C7"/>
    <w:rsid w:val="3354F8DE"/>
    <w:rsid w:val="33FC1ABB"/>
    <w:rsid w:val="34E8E55F"/>
    <w:rsid w:val="34F95646"/>
    <w:rsid w:val="35958968"/>
    <w:rsid w:val="37446A84"/>
    <w:rsid w:val="37B6B963"/>
    <w:rsid w:val="3817BAFA"/>
    <w:rsid w:val="381C43E9"/>
    <w:rsid w:val="38CA53A7"/>
    <w:rsid w:val="3B8DDB39"/>
    <w:rsid w:val="3BBA9494"/>
    <w:rsid w:val="3BE76B04"/>
    <w:rsid w:val="3BF94590"/>
    <w:rsid w:val="3CB07AAB"/>
    <w:rsid w:val="3CBC5027"/>
    <w:rsid w:val="3D5A96C4"/>
    <w:rsid w:val="3E245153"/>
    <w:rsid w:val="3E34324C"/>
    <w:rsid w:val="4059AB14"/>
    <w:rsid w:val="406F6005"/>
    <w:rsid w:val="4079AC1B"/>
    <w:rsid w:val="40BD6BB1"/>
    <w:rsid w:val="4112ABF0"/>
    <w:rsid w:val="42484DC8"/>
    <w:rsid w:val="4312EA2A"/>
    <w:rsid w:val="4319BB48"/>
    <w:rsid w:val="45DE4D2E"/>
    <w:rsid w:val="461171CE"/>
    <w:rsid w:val="462B180B"/>
    <w:rsid w:val="4724C24C"/>
    <w:rsid w:val="473A1BC8"/>
    <w:rsid w:val="47DA4A49"/>
    <w:rsid w:val="480E3932"/>
    <w:rsid w:val="494BAD3D"/>
    <w:rsid w:val="49BCFD3D"/>
    <w:rsid w:val="4AE303EC"/>
    <w:rsid w:val="4B6022B1"/>
    <w:rsid w:val="4BCFE4DD"/>
    <w:rsid w:val="4D163B24"/>
    <w:rsid w:val="4D5C2469"/>
    <w:rsid w:val="4D85B11C"/>
    <w:rsid w:val="4E1D9CBB"/>
    <w:rsid w:val="4E38DAD9"/>
    <w:rsid w:val="4E906E60"/>
    <w:rsid w:val="4EDB2D78"/>
    <w:rsid w:val="4F631B70"/>
    <w:rsid w:val="4F781EB6"/>
    <w:rsid w:val="4FCEF06B"/>
    <w:rsid w:val="4FD066BA"/>
    <w:rsid w:val="4FECA203"/>
    <w:rsid w:val="4FEE8D7F"/>
    <w:rsid w:val="505C700B"/>
    <w:rsid w:val="50A40BEC"/>
    <w:rsid w:val="50BA6F87"/>
    <w:rsid w:val="50FEEBD1"/>
    <w:rsid w:val="5117B7A5"/>
    <w:rsid w:val="516EC648"/>
    <w:rsid w:val="524CA9C8"/>
    <w:rsid w:val="52B50260"/>
    <w:rsid w:val="52C0F975"/>
    <w:rsid w:val="52F77EA6"/>
    <w:rsid w:val="531C093A"/>
    <w:rsid w:val="534D8742"/>
    <w:rsid w:val="540152E2"/>
    <w:rsid w:val="542FEDE3"/>
    <w:rsid w:val="5450E182"/>
    <w:rsid w:val="54FB26F5"/>
    <w:rsid w:val="553ABE45"/>
    <w:rsid w:val="579ADAC8"/>
    <w:rsid w:val="57F4AD96"/>
    <w:rsid w:val="588FB813"/>
    <w:rsid w:val="58A4F3AB"/>
    <w:rsid w:val="5909FDB6"/>
    <w:rsid w:val="59485245"/>
    <w:rsid w:val="5A0C539E"/>
    <w:rsid w:val="5B073813"/>
    <w:rsid w:val="5BA86B12"/>
    <w:rsid w:val="5BEF478E"/>
    <w:rsid w:val="5C31DA98"/>
    <w:rsid w:val="5CD2392C"/>
    <w:rsid w:val="5D0E2660"/>
    <w:rsid w:val="5D388243"/>
    <w:rsid w:val="5D5D9BAC"/>
    <w:rsid w:val="5D9251C7"/>
    <w:rsid w:val="5DA14EA4"/>
    <w:rsid w:val="5DB633CE"/>
    <w:rsid w:val="5E6408B8"/>
    <w:rsid w:val="5F6E3916"/>
    <w:rsid w:val="60BE2B53"/>
    <w:rsid w:val="6119D607"/>
    <w:rsid w:val="6121ABE3"/>
    <w:rsid w:val="619D222B"/>
    <w:rsid w:val="62775CAD"/>
    <w:rsid w:val="6312A04A"/>
    <w:rsid w:val="63BE4F05"/>
    <w:rsid w:val="63C8FF9B"/>
    <w:rsid w:val="654019FD"/>
    <w:rsid w:val="65407350"/>
    <w:rsid w:val="657D0177"/>
    <w:rsid w:val="66E9C2DF"/>
    <w:rsid w:val="6739340D"/>
    <w:rsid w:val="679C0319"/>
    <w:rsid w:val="67E608D3"/>
    <w:rsid w:val="6829B204"/>
    <w:rsid w:val="688137A1"/>
    <w:rsid w:val="68C8CE5F"/>
    <w:rsid w:val="69275252"/>
    <w:rsid w:val="695DF590"/>
    <w:rsid w:val="6A4E6F9D"/>
    <w:rsid w:val="6A669111"/>
    <w:rsid w:val="6A9E2897"/>
    <w:rsid w:val="6CB59537"/>
    <w:rsid w:val="6CD79A88"/>
    <w:rsid w:val="6D02747A"/>
    <w:rsid w:val="6D220880"/>
    <w:rsid w:val="6D642E47"/>
    <w:rsid w:val="6DD88EFC"/>
    <w:rsid w:val="6E67C065"/>
    <w:rsid w:val="6EDF87F6"/>
    <w:rsid w:val="6EE7CE05"/>
    <w:rsid w:val="6F707013"/>
    <w:rsid w:val="6F8C7073"/>
    <w:rsid w:val="6FBB3493"/>
    <w:rsid w:val="70F28CB4"/>
    <w:rsid w:val="71420FA0"/>
    <w:rsid w:val="71D0944A"/>
    <w:rsid w:val="71E25F2B"/>
    <w:rsid w:val="72076F27"/>
    <w:rsid w:val="732F6FEF"/>
    <w:rsid w:val="7339EF63"/>
    <w:rsid w:val="742BCCA0"/>
    <w:rsid w:val="743B410F"/>
    <w:rsid w:val="74993FDB"/>
    <w:rsid w:val="7599B878"/>
    <w:rsid w:val="7657D93B"/>
    <w:rsid w:val="76B211A8"/>
    <w:rsid w:val="778EE080"/>
    <w:rsid w:val="77A5C706"/>
    <w:rsid w:val="784BFD60"/>
    <w:rsid w:val="7876A613"/>
    <w:rsid w:val="78962574"/>
    <w:rsid w:val="78AC5AA9"/>
    <w:rsid w:val="793398C1"/>
    <w:rsid w:val="79496D57"/>
    <w:rsid w:val="7A18CD66"/>
    <w:rsid w:val="7B31A150"/>
    <w:rsid w:val="7B6F6186"/>
    <w:rsid w:val="7BA6C8F1"/>
    <w:rsid w:val="7BDEA951"/>
    <w:rsid w:val="7D8C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55AC5A"/>
  <w15:chartTrackingRefBased/>
  <w15:docId w15:val="{309FD39E-550F-4F54-95FE-9F562E353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0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6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8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13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3BA"/>
  </w:style>
  <w:style w:type="paragraph" w:styleId="Footer">
    <w:name w:val="footer"/>
    <w:basedOn w:val="Normal"/>
    <w:link w:val="FooterChar"/>
    <w:uiPriority w:val="99"/>
    <w:unhideWhenUsed/>
    <w:rsid w:val="001D13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3BA"/>
  </w:style>
  <w:style w:type="character" w:styleId="Hyperlink">
    <w:name w:val="Hyperlink"/>
    <w:basedOn w:val="DefaultParagraphFont"/>
    <w:uiPriority w:val="99"/>
    <w:unhideWhenUsed/>
    <w:rsid w:val="001631B1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631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68B8"/>
    <w:rPr>
      <w:color w:val="800080" w:themeColor="followedHyperlink"/>
      <w:u w:val="single"/>
    </w:rPr>
  </w:style>
  <w:style w:type="character" w:customStyle="1" w:styleId="text-format-content">
    <w:name w:val="text-format-content"/>
    <w:basedOn w:val="DefaultParagraphFont"/>
    <w:rsid w:val="00FB7606"/>
  </w:style>
  <w:style w:type="character" w:customStyle="1" w:styleId="Heading1Char">
    <w:name w:val="Heading 1 Char"/>
    <w:basedOn w:val="DefaultParagraphFont"/>
    <w:link w:val="Heading1"/>
    <w:uiPriority w:val="9"/>
    <w:rsid w:val="004950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50EB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950EB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950EB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950EB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8D165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8D1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7569F"/>
    <w:rPr>
      <w:b/>
      <w:bCs/>
    </w:rPr>
  </w:style>
  <w:style w:type="paragraph" w:styleId="Revision">
    <w:name w:val="Revision"/>
    <w:hidden/>
    <w:uiPriority w:val="99"/>
    <w:semiHidden/>
    <w:rsid w:val="00C924BD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6C33FF"/>
  </w:style>
  <w:style w:type="character" w:customStyle="1" w:styleId="eop">
    <w:name w:val="eop"/>
    <w:basedOn w:val="DefaultParagraphFont"/>
    <w:rsid w:val="006C33FF"/>
  </w:style>
  <w:style w:type="character" w:customStyle="1" w:styleId="3oh-">
    <w:name w:val="_3oh-"/>
    <w:basedOn w:val="DefaultParagraphFont"/>
    <w:rsid w:val="00370506"/>
  </w:style>
  <w:style w:type="character" w:styleId="UnresolvedMention">
    <w:name w:val="Unresolved Mention"/>
    <w:basedOn w:val="DefaultParagraphFont"/>
    <w:uiPriority w:val="99"/>
    <w:semiHidden/>
    <w:unhideWhenUsed/>
    <w:rsid w:val="00370506"/>
    <w:rPr>
      <w:color w:val="605E5C"/>
      <w:shd w:val="clear" w:color="auto" w:fill="E1DFDD"/>
    </w:rPr>
  </w:style>
  <w:style w:type="paragraph" w:customStyle="1" w:styleId="NormalTextParagraph">
    <w:name w:val="Normal Text Paragraph"/>
    <w:basedOn w:val="Normal"/>
    <w:rsid w:val="008B34F0"/>
    <w:pPr>
      <w:suppressAutoHyphens/>
      <w:spacing w:after="0" w:line="288" w:lineRule="auto"/>
      <w:ind w:firstLine="720"/>
      <w:jc w:val="both"/>
    </w:pPr>
    <w:rPr>
      <w:rFonts w:ascii="Calibri" w:eastAsia="Calibri" w:hAnsi="Calibri" w:cs="Times New Roman"/>
      <w:sz w:val="28"/>
      <w:lang w:eastAsia="ar-SA"/>
    </w:rPr>
  </w:style>
  <w:style w:type="paragraph" w:customStyle="1" w:styleId="paragraph">
    <w:name w:val="paragraph"/>
    <w:basedOn w:val="Normal"/>
    <w:rsid w:val="00754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7161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8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.wikipedia.org/wiki/Ng%C6%B0%E1%BB%9Di_m%C3%B9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hyperlink" Target="https://www.arduino.cc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vi.wikipedia.org/wiki/Louis_Braille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odanang.vn/channel/5433/201801/may-doc-sach-cho-nguoi-khiem-thi-2588151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://arduino.vn/" TargetMode="External"/><Relationship Id="rId37" Type="http://schemas.openxmlformats.org/officeDocument/2006/relationships/hyperlink" Target="https://vi.wikipedia.org/wiki/Trang_Ch%C3%ADnh" TargetMode="Externa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vi.wikipedia.org/wiki/Ch%E1%BB%AF_Braill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hyperlink" Target="https://www.autodesk.com/products/fusion-360/overview" TargetMode="External"/><Relationship Id="rId10" Type="http://schemas.openxmlformats.org/officeDocument/2006/relationships/hyperlink" Target="mailto:toandinh6501@gmail.co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mailto:luongminhhieu303@gmail.com" TargetMode="External"/><Relationship Id="rId14" Type="http://schemas.openxmlformats.org/officeDocument/2006/relationships/hyperlink" Target="https://vi.wikipedia.org/wiki/Ng%C6%B0%E1%BB%9Di_khi%E1%BA%BFm_th%E1%BB%8B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hyperlink" Target="https://stackoverflow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S9j1uckfrQk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github.com/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SourceType>web_page</b:SourceType>
    <b:Title>Vai trò và tầm quan trọng của chữ nổi đối với cuộc sống của người khiếm thị</b:Title>
    <b:Author>
      <b:Author>
        <b:NameList>
				</b:NameList>
      </b:Author>
      <b:Editor>
        <b:NameList>
				</b:NameList>
      </b:Editor>
    </b:Author>
    <b:URL>https://trungtamdaotaohnm.edu.vn/vai-tro-va-tam-quan-trong-cua-chu-noi-doi-voi-cuoc-song-cua-nguoi-khiem-thi.html</b:URL>
    <b:Tag>vai-trò-và-tầm-quan-trọng-của-chữ-nổi-đối-với-cuộc-sống-của-người-khiếm-thị</b:Tag>
    <b:RefOrder>1</b:RefOrder>
  </b:Source>
  <b:Source>
    <b:SourceType>web_page</b:SourceType>
    <b:Title>Thông tư số 15/2019/TT-BGDĐT của Bộ Giáo dục và Đào tạo: Ban hành Quy định chuẩn quốc gia về chữ nổi Braille cho người khuyết tật</b:Title>
    <b:Author>
      <b:Author>
        <b:NameList>
				</b:NameList>
      </b:Author>
      <b:Editor>
        <b:NameList>
				</b:NameList>
      </b:Editor>
    </b:Author>
    <b:URL>https://vanban.chinhphu.vn/default.aspx?pageid=27160&amp;docid=198030</b:URL>
    <b:Tag>thông-tư-số-15/2019/tt-bgdđt-của-bộ-giáo-dục-và-đào-tạo:-ban-hành-quy-định-chuẩn-quốc-gia-về-chữ-nổi-braille-cho-người-khuyết-tật</b:Tag>
    <b:RefOrder>2</b:RefOrder>
  </b:Source>
  <b:Source>
    <b:SourceType>web_page</b:SourceType>
    <b:Title>Sao Mai Braille (SMB) | Sao Mai Center for the Blind (SMCB)</b:Title>
    <b:Author>
      <b:Author>
        <b:NameList>
				</b:NameList>
      </b:Author>
      <b:Editor>
        <b:NameList>
				</b:NameList>
      </b:Editor>
    </b:Author>
    <b:URL>https://www.saomaicenter.org/en/smsoft/smb</b:URL>
    <b:Tag>sao-mai-braille-(smb)-|-sao-mai-center-for-the-blind-(smcb)</b:Tag>
    <b:RefOrder>3</b:RefOrder>
  </b:Source>
  <b:Source>
    <b:SourceType>web_page</b:SourceType>
    <b:Title>Hệ thống chữ nổi tiếng Việt – Wikipedia tiếng Việt</b:Title>
    <b:Author>
      <b:Author>
        <b:NameList>
				</b:NameList>
      </b:Author>
      <b:Editor>
        <b:NameList>
				</b:NameList>
      </b:Editor>
    </b:Author>
    <b:URL>https://vi.wikipedia.org/wiki/H%E1%BB%87_th%E1%BB%91ng_ch%E1%BB%AF_n%E1%BB%95i_ti%E1%BA%BFng_Vi%E1%BB%87t</b:URL>
    <b:Tag>hệ-thống-chữ-nổi-tiếng-việt-–-wikipedia-tiếng-việt</b:Tag>
    <b:RefOrder>4</b:RefOrder>
  </b:Source>
  <b:Source>
    <b:SourceType>Book</b:SourceType>
    <b:Title>Hệ thống chữ nổi tiếng VIệt</b:Title>
    <b:Author>
      <b:Author>
        <b:NameList>
				</b:NameList>
      </b:Author>
      <b:Editor>
        <b:NameList>
				</b:NameList>
      </b:Editor>
    </b:Author>
    <b:URL>http://vanban.chinhphu.vn/portal/page/portal/chinhphu/hethongvanban?class_id=1&amp;_page=1&amp;mode=detail&amp;document_id=198030</b:URL>
    <b:Tag>hệ-thống-chữ-nổi-tiếng-việt</b:Tag>
    <b:RefOrder>5</b:RefOrder>
  </b:Source>
  <b:Source>
    <b:SourceType>web_page</b:SourceType>
    <b:Title>gotev/android-speech: Android speech recognition and text to speech made easy</b:Title>
    <b:Author>
      <b:Author>
        <b:NameList>
				</b:NameList>
      </b:Author>
      <b:Editor>
        <b:NameList>
				</b:NameList>
      </b:Editor>
    </b:Author>
    <b:URL>https://github.com/gotev/android-speech</b:URL>
    <b:Tag>gotev/android-speech:-android-speech-recognition-and-text-to-speech-made-easy</b:Tag>
    <b:RefOrder>6</b:RefOrder>
  </b:Source>
  <b:Source>
    <b:SourceType>web_page</b:SourceType>
    <b:Title>ASCII-Braille Real-Time Translation via Arduino - Arduino Project Hub</b:Title>
    <b:Author>
      <b:Author>
        <b:NameList>
				</b:NameList>
      </b:Author>
      <b:Editor>
        <b:NameList>
				</b:NameList>
      </b:Editor>
    </b:Author>
    <b:URL>https://create.arduino.cc/projecthub/CesareBrizio/ascii-braille-real-time-translation-via-arduino-dd97a9</b:URL>
    <b:Tag>ascii-braille-real-time-translation-via-arduino---arduino-project-hub</b:Tag>
    <b:RefOrder>7</b:RefOrder>
  </b:Source>
</b:Sources>
</file>

<file path=customXml/itemProps1.xml><?xml version="1.0" encoding="utf-8"?>
<ds:datastoreItem xmlns:ds="http://schemas.openxmlformats.org/officeDocument/2006/customXml" ds:itemID="{30CAA826-B565-445F-83CD-F6AFB354C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2787</Words>
  <Characters>15889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Anh Tuấn</dc:creator>
  <cp:keywords/>
  <dc:description/>
  <cp:lastModifiedBy>Lương Minh Hiếu</cp:lastModifiedBy>
  <cp:revision>543</cp:revision>
  <dcterms:created xsi:type="dcterms:W3CDTF">2021-11-07T18:28:00Z</dcterms:created>
  <dcterms:modified xsi:type="dcterms:W3CDTF">2022-11-10T09:16:00Z</dcterms:modified>
</cp:coreProperties>
</file>